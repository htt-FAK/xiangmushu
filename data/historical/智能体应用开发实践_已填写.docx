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1212F5">
      <w:pPr>
        <w:rPr>
          <w:color w:val="auto"/>
        </w:rPr>
      </w:pPr>
      <w:bookmarkStart w:id="31" w:name="_GoBack"/>
      <w:bookmarkEnd w:id="31"/>
    </w:p>
    <w:p w14:paraId="2B11A549">
      <w:pPr>
        <w:rPr>
          <w:color w:val="auto"/>
        </w:rPr>
      </w:pPr>
    </w:p>
    <w:p w14:paraId="6F2C11F2">
      <w:pPr>
        <w:jc w:val="center"/>
        <w:rPr>
          <w:color w:val="auto"/>
        </w:rPr>
      </w:pPr>
      <w:r>
        <w:rPr>
          <w:rFonts w:ascii="SimSun" w:hAnsi="SimSun" w:eastAsia="宋体"/>
          <w:sz w:val="24"/>
          <w:szCs w:val="24"/>
        </w:rPr>
        <w:drawing>
          <wp:inline distT="0" distB="0" distL="0" distR="0">
            <wp:extent cx="4667250" cy="781050"/>
            <wp:effectExtent l="0" t="0" r="0" b="0"/>
            <wp:docPr id="1" name="图片 1" descr="广东理工学院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广东理工学院logo-2"/>
                    <pic:cNvPicPr>
                      <a:picLocks noChangeAspect="1"/>
                    </pic:cNvPicPr>
                  </pic:nvPicPr>
                  <pic:blipFill>
                    <a:blip r:embed="rId22" cstate="print">
                      <a:extLst>
                        <a:ext uri="{28A0092B-C50C-407E-A947-70E740481C1C}">
                          <a14:useLocalDpi xmlns:a14="http://schemas.microsoft.com/office/drawing/2010/main" val="0"/>
                        </a:ext>
                      </a:extLst>
                    </a:blip>
                    <a:srcRect b="30489"/>
                    <a:stretch>
                      <a:fillRect/>
                    </a:stretch>
                  </pic:blipFill>
                  <pic:spPr>
                    <a:xfrm>
                      <a:off x="0" y="0"/>
                      <a:ext cx="4667250" cy="781050"/>
                    </a:xfrm>
                    <a:prstGeom prst="rect">
                      <a:avLst/>
                    </a:prstGeom>
                    <a:noFill/>
                    <a:ln w="12700">
                      <a:noFill/>
                    </a:ln>
                  </pic:spPr>
                </pic:pic>
              </a:graphicData>
            </a:graphic>
          </wp:inline>
        </w:drawing>
      </w:r>
    </w:p>
    <w:p w14:paraId="218FA998">
      <w:pPr>
        <w:pStyle w:val="167"/>
        <w:ind w:firstLine="480"/>
        <w:jc w:val="center"/>
        <w:rPr>
          <w:color w:val="auto"/>
        </w:rPr>
      </w:pPr>
      <w:r>
        <w:rPr>
          <w:rFonts w:ascii="SimSun" w:hAnsi="SimSun" w:eastAsia="宋体"/>
          <w:sz w:val="24"/>
          <w:szCs w:val="24"/>
        </w:rPr>
        <w:t>《智能体应用开发实践》</w:t>
      </w:r>
      <w:r>
        <w:rPr>
          <w:rFonts w:ascii="SimSun" w:hAnsi="SimSun" w:eastAsia="宋体"/>
          <w:sz w:val="24"/>
          <w:szCs w:val="24"/>
        </w:rPr>
        <w:br w:type="textWrapping"/>
      </w:r>
      <w:r>
        <w:rPr>
          <w:rFonts w:ascii="SimSun" w:hAnsi="SimSun" w:eastAsia="宋体"/>
          <w:sz w:val="24"/>
          <w:szCs w:val="24"/>
        </w:rPr>
        <w:t>结课报告</w:t>
      </w:r>
    </w:p>
    <w:p w14:paraId="21FE415B">
      <w:pPr>
        <w:rPr>
          <w:color w:val="auto"/>
        </w:rPr>
      </w:pPr>
    </w:p>
    <w:p w14:paraId="1FFA1476">
      <w:pPr>
        <w:rPr>
          <w:color w:val="auto"/>
        </w:rPr>
      </w:pPr>
    </w:p>
    <w:tbl>
      <w:tblPr>
        <w:tblStyle w:val="35"/>
        <w:tblW w:w="5000" w:type="pct"/>
        <w:jc w:val="center"/>
        <w:tblLayout w:type="fixed"/>
        <w:tblCellMar>
          <w:top w:w="0" w:type="dxa"/>
          <w:left w:w="108" w:type="dxa"/>
          <w:bottom w:w="0" w:type="dxa"/>
          <w:right w:w="108" w:type="dxa"/>
        </w:tblCellMar>
      </w:tblPr>
      <w:tblGrid>
        <w:gridCol w:w="2268"/>
        <w:gridCol w:w="5669"/>
      </w:tblGrid>
      <w:tr w14:paraId="406A861C">
        <w:tblPrEx>
          <w:tblCellMar>
            <w:top w:w="0" w:type="dxa"/>
            <w:left w:w="108" w:type="dxa"/>
            <w:bottom w:w="0" w:type="dxa"/>
            <w:right w:w="108" w:type="dxa"/>
          </w:tblCellMar>
        </w:tblPrEx>
        <w:trPr>
          <w:trHeight w:val="680" w:hRule="atLeast"/>
          <w:jc w:val="center"/>
        </w:trPr>
        <w:tc>
          <w:tcPr>
            <w:tcW w:w="4572" w:type="dxa"/>
            <w:vAlign w:val="top"/>
          </w:tcPr>
          <w:p w14:paraId="735D5C9F">
            <w:pPr>
              <w:keepNext w:val="0"/>
              <w:keepLines w:val="0"/>
              <w:pageBreakBefore w:val="0"/>
              <w:widowControl w:val="0"/>
              <w:tabs>
                <w:tab w:val="left" w:pos="1680"/>
              </w:tabs>
              <w:kinsoku/>
              <w:wordWrap/>
              <w:overflowPunct/>
              <w:topLinePunct w:val="0"/>
              <w:autoSpaceDE/>
              <w:autoSpaceDN/>
              <w:bidi w:val="0"/>
              <w:adjustRightInd/>
              <w:snapToGrid/>
              <w:spacing w:after="0" w:line="240" w:lineRule="auto"/>
              <w:ind w:left="0" w:leftChars="0" w:firstLine="420" w:firstLineChars="150"/>
              <w:jc w:val="both"/>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作品</w:t>
            </w:r>
            <w:r>
              <w:rPr>
                <w:rFonts w:ascii="SimSun" w:hAnsi="SimSun" w:eastAsia="宋体"/>
                <w:sz w:val="24"/>
                <w:szCs w:val="24"/>
              </w:rPr>
              <w:t>名称</w:t>
            </w:r>
          </w:p>
        </w:tc>
        <w:tc>
          <w:tcPr>
            <w:tcW w:w="4572" w:type="dxa"/>
            <w:tcBorders>
              <w:top w:val="nil"/>
              <w:bottom w:val="single" w:color="auto" w:sz="4" w:space="0"/>
            </w:tcBorders>
            <w:vAlign w:val="top"/>
          </w:tcPr>
          <w:p>
            <w:r>
              <w:rPr>
                <w:rFonts w:ascii="SimSun" w:hAnsi="SimSun" w:eastAsia="宋体"/>
                <w:sz w:val="24"/>
                <w:szCs w:val="24"/>
              </w:rPr>
              <w:t>资料未载明</w:t>
            </w:r>
          </w:p>
        </w:tc>
      </w:tr>
      <w:tr w14:paraId="217B8EF4">
        <w:tblPrEx>
          <w:tblCellMar>
            <w:top w:w="0" w:type="dxa"/>
            <w:left w:w="108" w:type="dxa"/>
            <w:bottom w:w="0" w:type="dxa"/>
            <w:right w:w="108" w:type="dxa"/>
          </w:tblCellMar>
        </w:tblPrEx>
        <w:trPr>
          <w:trHeight w:val="680" w:hRule="atLeast"/>
          <w:jc w:val="center"/>
        </w:trPr>
        <w:tc>
          <w:tcPr>
            <w:tcW w:w="4572" w:type="dxa"/>
            <w:vAlign w:val="top"/>
          </w:tcPr>
          <w:p w14:paraId="6F83A6B0">
            <w:pPr>
              <w:keepNext w:val="0"/>
              <w:keepLines w:val="0"/>
              <w:pageBreakBefore w:val="0"/>
              <w:widowControl w:val="0"/>
              <w:tabs>
                <w:tab w:val="left" w:pos="1680"/>
              </w:tabs>
              <w:kinsoku/>
              <w:wordWrap/>
              <w:overflowPunct/>
              <w:topLinePunct w:val="0"/>
              <w:autoSpaceDE/>
              <w:autoSpaceDN/>
              <w:bidi w:val="0"/>
              <w:adjustRightInd/>
              <w:snapToGrid/>
              <w:spacing w:after="0" w:line="240" w:lineRule="auto"/>
              <w:ind w:left="0" w:leftChars="0" w:firstLine="420" w:firstLineChars="150"/>
              <w:jc w:val="both"/>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应用平台</w:t>
            </w:r>
          </w:p>
        </w:tc>
        <w:tc>
          <w:tcPr>
            <w:tcW w:w="4572" w:type="dxa"/>
            <w:tcBorders>
              <w:top w:val="single" w:color="auto" w:sz="4" w:space="0"/>
              <w:bottom w:val="single" w:color="auto" w:sz="4" w:space="0"/>
            </w:tcBorders>
            <w:vAlign w:val="top"/>
          </w:tcPr>
          <w:p w14:paraId="5DD84BCE">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扣子 / 通义 / 智谱 / Dify / 自建平台等</w:t>
            </w:r>
          </w:p>
        </w:tc>
      </w:tr>
      <w:tr w14:paraId="7F1D447A">
        <w:tblPrEx>
          <w:tblCellMar>
            <w:top w:w="0" w:type="dxa"/>
            <w:left w:w="108" w:type="dxa"/>
            <w:bottom w:w="0" w:type="dxa"/>
            <w:right w:w="108" w:type="dxa"/>
          </w:tblCellMar>
        </w:tblPrEx>
        <w:trPr>
          <w:trHeight w:val="680" w:hRule="atLeast"/>
          <w:jc w:val="center"/>
        </w:trPr>
        <w:tc>
          <w:tcPr>
            <w:tcW w:w="4572" w:type="dxa"/>
            <w:vAlign w:val="top"/>
          </w:tcPr>
          <w:p w14:paraId="48099F15">
            <w:pPr>
              <w:keepNext w:val="0"/>
              <w:keepLines w:val="0"/>
              <w:pageBreakBefore w:val="0"/>
              <w:widowControl w:val="0"/>
              <w:tabs>
                <w:tab w:val="left" w:pos="1680"/>
              </w:tabs>
              <w:kinsoku/>
              <w:wordWrap/>
              <w:overflowPunct/>
              <w:topLinePunct w:val="0"/>
              <w:autoSpaceDE/>
              <w:autoSpaceDN/>
              <w:bidi w:val="0"/>
              <w:adjustRightInd/>
              <w:snapToGrid/>
              <w:spacing w:after="0" w:line="240" w:lineRule="auto"/>
              <w:ind w:left="0" w:leftChars="0" w:firstLine="420" w:firstLineChars="150"/>
              <w:jc w:val="both"/>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学</w:t>
            </w:r>
            <w:r>
              <w:rPr>
                <w:rFonts w:ascii="SimSun" w:hAnsi="SimSun" w:eastAsia="宋体"/>
                <w:sz w:val="24"/>
                <w:szCs w:val="24"/>
              </w:rPr>
              <w:t xml:space="preserve">        </w:t>
            </w:r>
            <w:r>
              <w:rPr>
                <w:rFonts w:ascii="SimSun" w:hAnsi="SimSun" w:eastAsia="宋体"/>
                <w:sz w:val="24"/>
                <w:szCs w:val="24"/>
              </w:rPr>
              <w:t>院</w:t>
            </w:r>
          </w:p>
        </w:tc>
        <w:tc>
          <w:tcPr>
            <w:tcW w:w="4572" w:type="dxa"/>
            <w:tcBorders>
              <w:top w:val="single" w:color="auto" w:sz="4" w:space="0"/>
              <w:bottom w:val="single" w:color="auto" w:sz="4" w:space="0"/>
            </w:tcBorders>
            <w:vAlign w:val="top"/>
          </w:tcPr>
          <w:p w14:paraId="490B7D66">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信息技术学院</w:t>
            </w:r>
          </w:p>
        </w:tc>
      </w:tr>
      <w:tr w14:paraId="1C6EF33C">
        <w:tblPrEx>
          <w:tblCellMar>
            <w:top w:w="0" w:type="dxa"/>
            <w:left w:w="108" w:type="dxa"/>
            <w:bottom w:w="0" w:type="dxa"/>
            <w:right w:w="108" w:type="dxa"/>
          </w:tblCellMar>
        </w:tblPrEx>
        <w:trPr>
          <w:trHeight w:val="680" w:hRule="atLeast"/>
          <w:jc w:val="center"/>
        </w:trPr>
        <w:tc>
          <w:tcPr>
            <w:tcW w:w="4572" w:type="dxa"/>
            <w:vAlign w:val="top"/>
          </w:tcPr>
          <w:p w14:paraId="61476D9D">
            <w:pPr>
              <w:keepNext w:val="0"/>
              <w:keepLines w:val="0"/>
              <w:pageBreakBefore w:val="0"/>
              <w:widowControl w:val="0"/>
              <w:tabs>
                <w:tab w:val="left" w:pos="1680"/>
              </w:tabs>
              <w:kinsoku/>
              <w:wordWrap/>
              <w:overflowPunct/>
              <w:topLinePunct w:val="0"/>
              <w:autoSpaceDE/>
              <w:autoSpaceDN/>
              <w:bidi w:val="0"/>
              <w:adjustRightInd/>
              <w:snapToGrid/>
              <w:spacing w:after="0" w:line="240" w:lineRule="auto"/>
              <w:ind w:left="0" w:leftChars="0" w:firstLine="420" w:firstLineChars="150"/>
              <w:jc w:val="both"/>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 xml:space="preserve">专   </w:t>
            </w:r>
            <w:r>
              <w:rPr>
                <w:rFonts w:ascii="SimSun" w:hAnsi="SimSun" w:eastAsia="宋体"/>
                <w:sz w:val="24"/>
                <w:szCs w:val="24"/>
              </w:rPr>
              <w:t xml:space="preserve">    </w:t>
            </w:r>
            <w:r>
              <w:rPr>
                <w:rFonts w:ascii="SimSun" w:hAnsi="SimSun" w:eastAsia="宋体"/>
                <w:sz w:val="24"/>
                <w:szCs w:val="24"/>
              </w:rPr>
              <w:t xml:space="preserve"> 业</w:t>
            </w:r>
          </w:p>
        </w:tc>
        <w:tc>
          <w:tcPr>
            <w:tcW w:w="4572" w:type="dxa"/>
            <w:tcBorders>
              <w:top w:val="single" w:color="auto" w:sz="4" w:space="0"/>
              <w:bottom w:val="single" w:color="auto" w:sz="4" w:space="0"/>
            </w:tcBorders>
            <w:vAlign w:val="top"/>
          </w:tcPr>
          <w:p w14:paraId="672FBDB3">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人工智能与大模型技术应用微专业</w:t>
            </w:r>
          </w:p>
        </w:tc>
      </w:tr>
      <w:tr w14:paraId="4CD6ABFD">
        <w:tblPrEx>
          <w:tblCellMar>
            <w:top w:w="0" w:type="dxa"/>
            <w:left w:w="108" w:type="dxa"/>
            <w:bottom w:w="0" w:type="dxa"/>
            <w:right w:w="108" w:type="dxa"/>
          </w:tblCellMar>
        </w:tblPrEx>
        <w:trPr>
          <w:trHeight w:val="680" w:hRule="atLeast"/>
          <w:jc w:val="center"/>
        </w:trPr>
        <w:tc>
          <w:tcPr>
            <w:tcW w:w="4572" w:type="dxa"/>
            <w:vAlign w:val="top"/>
          </w:tcPr>
          <w:p w14:paraId="3B5109B8">
            <w:pPr>
              <w:keepNext w:val="0"/>
              <w:keepLines w:val="0"/>
              <w:pageBreakBefore w:val="0"/>
              <w:widowControl w:val="0"/>
              <w:tabs>
                <w:tab w:val="left" w:pos="1680"/>
              </w:tabs>
              <w:kinsoku/>
              <w:wordWrap/>
              <w:overflowPunct/>
              <w:topLinePunct w:val="0"/>
              <w:autoSpaceDE/>
              <w:autoSpaceDN/>
              <w:bidi w:val="0"/>
              <w:adjustRightInd/>
              <w:snapToGrid/>
              <w:spacing w:after="0" w:line="240" w:lineRule="auto"/>
              <w:ind w:left="0" w:leftChars="0" w:firstLine="420" w:firstLineChars="150"/>
              <w:jc w:val="both"/>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 xml:space="preserve">班  </w:t>
            </w:r>
            <w:r>
              <w:rPr>
                <w:rFonts w:ascii="SimSun" w:hAnsi="SimSun" w:eastAsia="宋体"/>
                <w:sz w:val="24"/>
                <w:szCs w:val="24"/>
              </w:rPr>
              <w:t xml:space="preserve">    </w:t>
            </w:r>
            <w:r>
              <w:rPr>
                <w:rFonts w:ascii="SimSun" w:hAnsi="SimSun" w:eastAsia="宋体"/>
                <w:sz w:val="24"/>
                <w:szCs w:val="24"/>
              </w:rPr>
              <w:t xml:space="preserve">  级</w:t>
            </w:r>
          </w:p>
        </w:tc>
        <w:tc>
          <w:tcPr>
            <w:tcW w:w="4572" w:type="dxa"/>
            <w:tcBorders>
              <w:top w:val="single" w:color="auto" w:sz="4" w:space="0"/>
              <w:bottom w:val="single" w:color="auto" w:sz="4" w:space="0"/>
            </w:tcBorders>
            <w:vAlign w:val="top"/>
          </w:tcPr>
          <w:p w14:paraId="6BB6D7E8">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微专业01班</w:t>
            </w:r>
          </w:p>
        </w:tc>
      </w:tr>
      <w:tr w14:paraId="3C50F5EA">
        <w:tblPrEx>
          <w:tblCellMar>
            <w:top w:w="0" w:type="dxa"/>
            <w:left w:w="108" w:type="dxa"/>
            <w:bottom w:w="0" w:type="dxa"/>
            <w:right w:w="108" w:type="dxa"/>
          </w:tblCellMar>
        </w:tblPrEx>
        <w:trPr>
          <w:trHeight w:val="680" w:hRule="atLeast"/>
          <w:jc w:val="center"/>
        </w:trPr>
        <w:tc>
          <w:tcPr>
            <w:tcW w:w="4572" w:type="dxa"/>
            <w:vAlign w:val="top"/>
          </w:tcPr>
          <w:p w14:paraId="01C0CB86">
            <w:pPr>
              <w:keepNext w:val="0"/>
              <w:keepLines w:val="0"/>
              <w:pageBreakBefore w:val="0"/>
              <w:widowControl w:val="0"/>
              <w:tabs>
                <w:tab w:val="left" w:pos="1680"/>
              </w:tabs>
              <w:kinsoku/>
              <w:wordWrap/>
              <w:overflowPunct/>
              <w:topLinePunct w:val="0"/>
              <w:autoSpaceDE/>
              <w:autoSpaceDN/>
              <w:bidi w:val="0"/>
              <w:adjustRightInd/>
              <w:snapToGrid/>
              <w:spacing w:after="0" w:line="240" w:lineRule="auto"/>
              <w:ind w:left="0" w:leftChars="0" w:firstLine="420" w:firstLineChars="150"/>
              <w:jc w:val="both"/>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 xml:space="preserve">学    </w:t>
            </w:r>
            <w:r>
              <w:rPr>
                <w:rFonts w:ascii="SimSun" w:hAnsi="SimSun" w:eastAsia="宋体"/>
                <w:sz w:val="24"/>
                <w:szCs w:val="24"/>
              </w:rPr>
              <w:t xml:space="preserve">    </w:t>
            </w:r>
            <w:r>
              <w:rPr>
                <w:rFonts w:ascii="SimSun" w:hAnsi="SimSun" w:eastAsia="宋体"/>
                <w:sz w:val="24"/>
                <w:szCs w:val="24"/>
              </w:rPr>
              <w:t>号</w:t>
            </w:r>
          </w:p>
        </w:tc>
        <w:tc>
          <w:tcPr>
            <w:tcW w:w="4572" w:type="dxa"/>
            <w:tcBorders>
              <w:top w:val="single" w:color="auto" w:sz="4" w:space="0"/>
              <w:bottom w:val="single" w:color="auto" w:sz="4" w:space="0"/>
            </w:tcBorders>
            <w:vAlign w:val="top"/>
          </w:tcPr>
          <w:p>
            <w:r>
              <w:rPr>
                <w:rFonts w:ascii="SimSun" w:hAnsi="SimSun" w:eastAsia="宋体"/>
                <w:sz w:val="24"/>
                <w:szCs w:val="24"/>
              </w:rPr>
              <w:t>资料未载明</w:t>
            </w:r>
          </w:p>
        </w:tc>
      </w:tr>
      <w:tr w14:paraId="184AF3E6">
        <w:tblPrEx>
          <w:tblCellMar>
            <w:top w:w="0" w:type="dxa"/>
            <w:left w:w="108" w:type="dxa"/>
            <w:bottom w:w="0" w:type="dxa"/>
            <w:right w:w="108" w:type="dxa"/>
          </w:tblCellMar>
        </w:tblPrEx>
        <w:trPr>
          <w:trHeight w:val="680" w:hRule="atLeast"/>
          <w:jc w:val="center"/>
        </w:trPr>
        <w:tc>
          <w:tcPr>
            <w:tcW w:w="4572" w:type="dxa"/>
            <w:vAlign w:val="top"/>
          </w:tcPr>
          <w:p w14:paraId="5AC2AC99">
            <w:pPr>
              <w:keepNext w:val="0"/>
              <w:keepLines w:val="0"/>
              <w:pageBreakBefore w:val="0"/>
              <w:widowControl w:val="0"/>
              <w:tabs>
                <w:tab w:val="left" w:pos="1680"/>
              </w:tabs>
              <w:kinsoku/>
              <w:wordWrap/>
              <w:overflowPunct/>
              <w:topLinePunct w:val="0"/>
              <w:autoSpaceDE/>
              <w:autoSpaceDN/>
              <w:bidi w:val="0"/>
              <w:adjustRightInd/>
              <w:snapToGrid/>
              <w:spacing w:after="0" w:line="240" w:lineRule="auto"/>
              <w:ind w:left="0" w:leftChars="0" w:firstLine="420" w:firstLineChars="150"/>
              <w:jc w:val="both"/>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 xml:space="preserve">姓   </w:t>
            </w:r>
            <w:r>
              <w:rPr>
                <w:rFonts w:ascii="SimSun" w:hAnsi="SimSun" w:eastAsia="宋体"/>
                <w:sz w:val="24"/>
                <w:szCs w:val="24"/>
              </w:rPr>
              <w:t xml:space="preserve">    </w:t>
            </w:r>
            <w:r>
              <w:rPr>
                <w:rFonts w:ascii="SimSun" w:hAnsi="SimSun" w:eastAsia="宋体"/>
                <w:sz w:val="24"/>
                <w:szCs w:val="24"/>
              </w:rPr>
              <w:t xml:space="preserve"> 名</w:t>
            </w:r>
          </w:p>
        </w:tc>
        <w:tc>
          <w:tcPr>
            <w:tcW w:w="4572" w:type="dxa"/>
            <w:tcBorders>
              <w:top w:val="single" w:color="auto" w:sz="4" w:space="0"/>
              <w:bottom w:val="single" w:color="auto" w:sz="4" w:space="0"/>
            </w:tcBorders>
            <w:vAlign w:val="top"/>
          </w:tcPr>
          <w:p w14:paraId="782D1165">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eastAsia" w:ascii="Times New Roman" w:hAnsi="Times New Roman" w:eastAsia="宋体-18030" w:cs="Times New Roman"/>
                <w:b/>
                <w:bCs/>
                <w:color w:val="auto"/>
                <w:kern w:val="2"/>
                <w:sz w:val="28"/>
                <w:szCs w:val="28"/>
                <w:lang w:val="en-US" w:eastAsia="zh-CN"/>
              </w:rPr>
            </w:pPr>
          </w:p>
        </w:tc>
      </w:tr>
      <w:tr w14:paraId="2AACE8B0">
        <w:tblPrEx>
          <w:tblCellMar>
            <w:top w:w="0" w:type="dxa"/>
            <w:left w:w="108" w:type="dxa"/>
            <w:bottom w:w="0" w:type="dxa"/>
            <w:right w:w="108" w:type="dxa"/>
          </w:tblCellMar>
        </w:tblPrEx>
        <w:trPr>
          <w:trHeight w:val="680" w:hRule="atLeast"/>
          <w:jc w:val="center"/>
        </w:trPr>
        <w:tc>
          <w:tcPr>
            <w:tcW w:w="4572" w:type="dxa"/>
            <w:vAlign w:val="top"/>
          </w:tcPr>
          <w:p w14:paraId="14F5AC9F">
            <w:pPr>
              <w:keepNext w:val="0"/>
              <w:keepLines w:val="0"/>
              <w:pageBreakBefore w:val="0"/>
              <w:widowControl w:val="0"/>
              <w:tabs>
                <w:tab w:val="left" w:pos="1680"/>
              </w:tabs>
              <w:kinsoku/>
              <w:wordWrap/>
              <w:overflowPunct/>
              <w:topLinePunct w:val="0"/>
              <w:autoSpaceDE/>
              <w:autoSpaceDN/>
              <w:bidi w:val="0"/>
              <w:adjustRightInd/>
              <w:snapToGrid/>
              <w:spacing w:after="0" w:line="240" w:lineRule="auto"/>
              <w:ind w:left="0" w:leftChars="0" w:firstLine="420" w:firstLineChars="150"/>
              <w:jc w:val="both"/>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 xml:space="preserve">总    </w:t>
            </w:r>
            <w:r>
              <w:rPr>
                <w:rFonts w:ascii="SimSun" w:hAnsi="SimSun" w:eastAsia="宋体"/>
                <w:sz w:val="24"/>
                <w:szCs w:val="24"/>
              </w:rPr>
              <w:t xml:space="preserve">    </w:t>
            </w:r>
            <w:r>
              <w:rPr>
                <w:rFonts w:ascii="SimSun" w:hAnsi="SimSun" w:eastAsia="宋体"/>
                <w:sz w:val="24"/>
                <w:szCs w:val="24"/>
              </w:rPr>
              <w:t>分</w:t>
            </w:r>
          </w:p>
        </w:tc>
        <w:tc>
          <w:tcPr>
            <w:tcW w:w="4572" w:type="dxa"/>
            <w:tcBorders>
              <w:top w:val="single" w:color="auto" w:sz="4" w:space="0"/>
              <w:bottom w:val="single" w:color="auto" w:sz="4" w:space="0"/>
            </w:tcBorders>
            <w:vAlign w:val="top"/>
          </w:tcPr>
          <w:p w14:paraId="1E0645DA">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center"/>
              <w:textAlignment w:val="auto"/>
              <w:rPr>
                <w:rFonts w:hint="default" w:ascii="Times New Roman" w:hAnsi="Times New Roman" w:eastAsia="宋体-18030" w:cs="Times New Roman"/>
                <w:b/>
                <w:bCs/>
                <w:color w:val="auto"/>
                <w:kern w:val="2"/>
                <w:sz w:val="28"/>
                <w:szCs w:val="28"/>
                <w:lang w:val="en-US" w:eastAsia="zh-CN"/>
              </w:rPr>
            </w:pPr>
          </w:p>
        </w:tc>
      </w:tr>
      <w:tr w14:paraId="62445655">
        <w:tblPrEx>
          <w:tblCellMar>
            <w:top w:w="0" w:type="dxa"/>
            <w:left w:w="108" w:type="dxa"/>
            <w:bottom w:w="0" w:type="dxa"/>
            <w:right w:w="108" w:type="dxa"/>
          </w:tblCellMar>
        </w:tblPrEx>
        <w:trPr>
          <w:trHeight w:val="680" w:hRule="atLeast"/>
          <w:jc w:val="center"/>
        </w:trPr>
        <w:tc>
          <w:tcPr>
            <w:tcW w:w="4572" w:type="dxa"/>
            <w:vAlign w:val="top"/>
          </w:tcPr>
          <w:p w14:paraId="29B116DC">
            <w:pPr>
              <w:keepNext w:val="0"/>
              <w:keepLines w:val="0"/>
              <w:pageBreakBefore w:val="0"/>
              <w:widowControl w:val="0"/>
              <w:tabs>
                <w:tab w:val="left" w:pos="1680"/>
              </w:tabs>
              <w:kinsoku/>
              <w:wordWrap/>
              <w:overflowPunct/>
              <w:topLinePunct w:val="0"/>
              <w:autoSpaceDE/>
              <w:autoSpaceDN/>
              <w:bidi w:val="0"/>
              <w:adjustRightInd/>
              <w:snapToGrid/>
              <w:spacing w:after="0" w:line="240" w:lineRule="auto"/>
              <w:ind w:left="0" w:leftChars="0" w:firstLine="420" w:firstLineChars="150"/>
              <w:jc w:val="both"/>
              <w:textAlignment w:val="auto"/>
              <w:rPr>
                <w:rFonts w:hint="eastAsia" w:ascii="Times New Roman" w:hAnsi="Times New Roman" w:eastAsia="宋体-18030" w:cs="Times New Roman"/>
                <w:b/>
                <w:bCs/>
                <w:color w:val="auto"/>
                <w:kern w:val="2"/>
                <w:sz w:val="28"/>
                <w:szCs w:val="28"/>
                <w:lang w:val="en-US" w:eastAsia="zh-CN"/>
              </w:rPr>
            </w:pPr>
            <w:r>
              <w:rPr>
                <w:rFonts w:ascii="SimSun" w:hAnsi="SimSun" w:eastAsia="宋体"/>
                <w:sz w:val="24"/>
                <w:szCs w:val="24"/>
              </w:rPr>
              <w:t>任课教师</w:t>
            </w:r>
          </w:p>
        </w:tc>
        <w:tc>
          <w:tcPr>
            <w:tcW w:w="4572" w:type="dxa"/>
            <w:tcBorders>
              <w:top w:val="single" w:color="auto" w:sz="4" w:space="0"/>
              <w:bottom w:val="single" w:color="auto" w:sz="4" w:space="0"/>
            </w:tcBorders>
            <w:vAlign w:val="top"/>
          </w:tcPr>
          <w:p w14:paraId="5C16CE5D">
            <w:pPr>
              <w:keepNext w:val="0"/>
              <w:keepLines w:val="0"/>
              <w:pageBreakBefore w:val="0"/>
              <w:widowControl w:val="0"/>
              <w:kinsoku/>
              <w:wordWrap/>
              <w:overflowPunct/>
              <w:topLinePunct w:val="0"/>
              <w:autoSpaceDE/>
              <w:autoSpaceDN/>
              <w:bidi w:val="0"/>
              <w:adjustRightInd/>
              <w:snapToGrid/>
              <w:spacing w:after="0" w:line="240" w:lineRule="auto"/>
              <w:ind w:firstLine="560" w:firstLineChars="200"/>
              <w:jc w:val="center"/>
              <w:textAlignment w:val="auto"/>
              <w:rPr>
                <w:rFonts w:hint="eastAsia" w:ascii="Times New Roman" w:hAnsi="Times New Roman" w:eastAsia="宋体-18030" w:cs="Times New Roman"/>
                <w:b/>
                <w:bCs/>
                <w:color w:val="auto"/>
                <w:kern w:val="2"/>
                <w:sz w:val="28"/>
                <w:szCs w:val="28"/>
                <w:lang w:val="en-US" w:eastAsia="zh-CN"/>
              </w:rPr>
            </w:pPr>
          </w:p>
        </w:tc>
      </w:tr>
    </w:tbl>
    <w:p w14:paraId="4C392749">
      <w:pPr>
        <w:rPr>
          <w:color w:val="auto"/>
        </w:rPr>
      </w:pPr>
    </w:p>
    <w:tbl>
      <w:tblPr>
        <w:tblStyle w:val="35"/>
        <w:tblW w:w="5000" w:type="pct"/>
        <w:jc w:val="center"/>
        <w:tblLayout w:type="fixed"/>
        <w:tblCellMar>
          <w:top w:w="0" w:type="dxa"/>
          <w:left w:w="108" w:type="dxa"/>
          <w:bottom w:w="0" w:type="dxa"/>
          <w:right w:w="108" w:type="dxa"/>
        </w:tblCellMar>
      </w:tblPr>
      <w:tblGrid>
        <w:gridCol w:w="828"/>
        <w:gridCol w:w="1113"/>
        <w:gridCol w:w="549"/>
        <w:gridCol w:w="1011"/>
        <w:gridCol w:w="567"/>
        <w:gridCol w:w="850"/>
      </w:tblGrid>
      <w:tr w14:paraId="1EAD893C">
        <w:tblPrEx>
          <w:tblCellMar>
            <w:top w:w="0" w:type="dxa"/>
            <w:left w:w="108" w:type="dxa"/>
            <w:bottom w:w="0" w:type="dxa"/>
            <w:right w:w="108" w:type="dxa"/>
          </w:tblCellMar>
        </w:tblPrEx>
        <w:trPr>
          <w:cantSplit/>
          <w:trHeight w:val="132" w:hRule="atLeast"/>
          <w:jc w:val="center"/>
        </w:trPr>
        <w:tc>
          <w:tcPr>
            <w:tcW w:w="1524" w:type="dxa"/>
            <w:tcBorders>
              <w:left w:val="nil"/>
              <w:bottom w:val="single" w:color="auto" w:sz="4" w:space="0"/>
            </w:tcBorders>
            <w:vAlign w:val="top"/>
          </w:tcPr>
          <w:p w14:paraId="6B8F050C">
            <w:pPr>
              <w:ind w:right="-105" w:rightChars="-50" w:firstLine="0" w:firstLineChars="0"/>
              <w:rPr>
                <w:rFonts w:hint="eastAsia" w:ascii="Times New Roman" w:hAnsi="Times New Roman" w:eastAsia="宋体-18030" w:cs="Times New Roman"/>
                <w:b/>
                <w:color w:val="auto"/>
                <w:sz w:val="28"/>
                <w:szCs w:val="28"/>
                <w:lang w:eastAsia="zh-CN"/>
              </w:rPr>
            </w:pPr>
            <w:r>
              <w:rPr>
                <w:rFonts w:ascii="SimSun" w:hAnsi="SimSun" w:eastAsia="宋体"/>
                <w:sz w:val="24"/>
                <w:szCs w:val="24"/>
              </w:rPr>
              <w:t>202</w:t>
            </w:r>
            <w:r>
              <w:rPr>
                <w:rFonts w:ascii="SimSun" w:hAnsi="SimSun" w:eastAsia="宋体"/>
                <w:sz w:val="24"/>
                <w:szCs w:val="24"/>
              </w:rPr>
              <w:t>6</w:t>
            </w:r>
          </w:p>
        </w:tc>
        <w:tc>
          <w:tcPr>
            <w:tcW w:w="1524" w:type="dxa"/>
            <w:vAlign w:val="top"/>
          </w:tcPr>
          <w:p w14:paraId="1E58BC6C">
            <w:pPr>
              <w:ind w:right="-105" w:rightChars="-50" w:firstLine="0" w:firstLineChars="0"/>
              <w:rPr>
                <w:rFonts w:ascii="Times New Roman" w:hAnsi="Times New Roman" w:eastAsia="宋体-18030" w:cs="Times New Roman"/>
                <w:b/>
                <w:color w:val="auto"/>
                <w:sz w:val="28"/>
                <w:szCs w:val="28"/>
              </w:rPr>
            </w:pPr>
            <w:r>
              <w:rPr>
                <w:rFonts w:ascii="SimSun" w:hAnsi="SimSun" w:eastAsia="宋体"/>
                <w:sz w:val="24"/>
                <w:szCs w:val="24"/>
              </w:rPr>
              <w:t>年</w:t>
            </w:r>
          </w:p>
        </w:tc>
        <w:tc>
          <w:tcPr>
            <w:tcW w:w="1524" w:type="dxa"/>
            <w:tcBorders>
              <w:bottom w:val="single" w:color="auto" w:sz="4" w:space="0"/>
            </w:tcBorders>
            <w:vAlign w:val="top"/>
          </w:tcPr>
          <w:p w14:paraId="160DCC82">
            <w:pPr>
              <w:ind w:right="-105" w:rightChars="-50" w:firstLine="0" w:firstLineChars="0"/>
              <w:rPr>
                <w:rFonts w:hint="default" w:ascii="Times New Roman" w:hAnsi="Times New Roman" w:eastAsia="宋体-18030" w:cs="Times New Roman"/>
                <w:b/>
                <w:color w:val="auto"/>
                <w:sz w:val="28"/>
                <w:szCs w:val="28"/>
                <w:lang w:val="en-US" w:eastAsia="zh-CN"/>
              </w:rPr>
            </w:pPr>
            <w:r>
              <w:rPr>
                <w:rFonts w:ascii="SimSun" w:hAnsi="SimSun" w:eastAsia="宋体"/>
                <w:sz w:val="24"/>
                <w:szCs w:val="24"/>
              </w:rPr>
              <w:t>4</w:t>
            </w:r>
          </w:p>
        </w:tc>
        <w:tc>
          <w:tcPr>
            <w:tcW w:w="1524" w:type="dxa"/>
            <w:vAlign w:val="top"/>
          </w:tcPr>
          <w:p w14:paraId="31F0E7BF">
            <w:pPr>
              <w:ind w:right="-105" w:rightChars="-50" w:firstLine="0" w:firstLineChars="0"/>
              <w:rPr>
                <w:rFonts w:ascii="Times New Roman" w:hAnsi="Times New Roman" w:eastAsia="宋体-18030" w:cs="Times New Roman"/>
                <w:b/>
                <w:color w:val="auto"/>
                <w:sz w:val="28"/>
                <w:szCs w:val="28"/>
              </w:rPr>
            </w:pPr>
            <w:r>
              <w:rPr>
                <w:rFonts w:ascii="SimSun" w:hAnsi="SimSun" w:eastAsia="宋体"/>
                <w:sz w:val="24"/>
                <w:szCs w:val="24"/>
              </w:rPr>
              <w:t>月</w:t>
            </w:r>
          </w:p>
        </w:tc>
        <w:tc>
          <w:tcPr>
            <w:tcW w:w="1524" w:type="dxa"/>
            <w:tcBorders>
              <w:bottom w:val="single" w:color="auto" w:sz="4" w:space="0"/>
            </w:tcBorders>
            <w:vAlign w:val="top"/>
          </w:tcPr>
          <w:p w14:paraId="6A18D88D">
            <w:pPr>
              <w:tabs>
                <w:tab w:val="center" w:pos="176"/>
              </w:tabs>
              <w:ind w:right="-105" w:rightChars="-50" w:firstLine="0" w:firstLineChars="0"/>
              <w:jc w:val="center"/>
              <w:rPr>
                <w:rFonts w:hint="default" w:ascii="Times New Roman" w:hAnsi="Times New Roman" w:eastAsia="宋体-18030" w:cs="Times New Roman"/>
                <w:b/>
                <w:color w:val="auto"/>
                <w:sz w:val="28"/>
                <w:szCs w:val="28"/>
                <w:lang w:val="en-US" w:eastAsia="zh-CN"/>
              </w:rPr>
            </w:pPr>
            <w:r>
              <w:rPr>
                <w:rFonts w:ascii="SimSun" w:hAnsi="SimSun" w:eastAsia="宋体"/>
                <w:sz w:val="24"/>
                <w:szCs w:val="24"/>
              </w:rPr>
              <w:t>30</w:t>
            </w:r>
          </w:p>
        </w:tc>
        <w:tc>
          <w:tcPr>
            <w:tcW w:w="1524" w:type="dxa"/>
            <w:vAlign w:val="top"/>
          </w:tcPr>
          <w:p w14:paraId="5ECE1D8B">
            <w:pPr>
              <w:ind w:right="-105" w:rightChars="-50" w:firstLine="0" w:firstLineChars="0"/>
              <w:rPr>
                <w:rFonts w:ascii="Times New Roman" w:hAnsi="Times New Roman" w:eastAsia="宋体-18030" w:cs="Times New Roman"/>
                <w:b/>
                <w:color w:val="auto"/>
                <w:sz w:val="28"/>
                <w:szCs w:val="28"/>
              </w:rPr>
            </w:pPr>
            <w:r>
              <w:rPr>
                <w:rFonts w:ascii="SimSun" w:hAnsi="SimSun" w:eastAsia="宋体"/>
                <w:sz w:val="24"/>
                <w:szCs w:val="24"/>
              </w:rPr>
              <w:t>日</w:t>
            </w:r>
          </w:p>
        </w:tc>
      </w:tr>
    </w:tbl>
    <w:p w14:paraId="40D0E0E9">
      <w:pPr>
        <w:rPr>
          <w:color w:val="auto"/>
        </w:rPr>
      </w:pPr>
    </w:p>
    <w:p w14:paraId="249F1FED">
      <w:pPr>
        <w:rPr>
          <w:color w:val="auto"/>
        </w:rPr>
        <w:sectPr>
          <w:headerReference r:id="rId8" w:type="first"/>
          <w:headerReference r:id="rId7" w:type="default"/>
          <w:footerReference r:id="rId9" w:type="default"/>
          <w:pgSz w:w="12240" w:h="15840"/>
          <w:pgMar w:top="1247" w:right="1417" w:bottom="1134" w:left="1417" w:header="720" w:footer="720" w:gutter="0"/>
          <w:cols w:space="720" w:num="1"/>
          <w:titlePg/>
          <w:docGrid w:linePitch="360" w:charSpace="0"/>
        </w:sectPr>
      </w:pPr>
    </w:p>
    <w:p w14:paraId="48EBAC99">
      <w:pPr>
        <w:rPr>
          <w:color w:val="auto"/>
        </w:rPr>
      </w:pPr>
    </w:p>
    <w:p w14:paraId="7EE698DB">
      <w:pPr>
        <w:pStyle w:val="3"/>
        <w:jc w:val="center"/>
        <w:rPr>
          <w:color w:val="auto"/>
        </w:rPr>
      </w:pPr>
      <w:bookmarkStart w:id="0" w:name="_Toc3173"/>
      <w:r>
        <w:rPr>
          <w:rFonts w:ascii="SimSun" w:hAnsi="SimSun" w:eastAsia="宋体"/>
          <w:sz w:val="30"/>
          <w:szCs w:val="30"/>
          <w:b/>
          <w:bCs/>
        </w:rPr>
        <w:t>摘  要</w:t>
      </w:r>
      <w:bookmarkEnd w:id="0"/>
    </w:p>
    <w:tbl>
      <w:tblPr>
        <w:tblStyle w:val="35"/>
        <w:tblW w:w="5000" w:type="pct"/>
        <w:jc w:val="center"/>
        <w:tblLayout w:type="fixed"/>
        <w:tblCellMar>
          <w:top w:w="0" w:type="dxa"/>
          <w:left w:w="108" w:type="dxa"/>
          <w:bottom w:w="0" w:type="dxa"/>
          <w:right w:w="108" w:type="dxa"/>
        </w:tblCellMar>
      </w:tblPr>
      <w:tblGrid>
        <w:gridCol w:w="9406"/>
      </w:tblGrid>
      <w:tr w14:paraId="39ACB530">
        <w:tblPrEx>
          <w:tblCellMar>
            <w:top w:w="0" w:type="dxa"/>
            <w:left w:w="108" w:type="dxa"/>
            <w:bottom w:w="0" w:type="dxa"/>
            <w:right w:w="108" w:type="dxa"/>
          </w:tblCellMar>
        </w:tblPrEx>
        <w:trPr>
          <w:jc w:val="center"/>
        </w:trPr>
        <w:tc>
          <w:tcPr>
            <w:tcW w:w="9144" w:type="dxa"/>
            <w:shd w:val="clear" w:color="auto" w:fill="EEF3F8"/>
            <w:vAlign w:val="top"/>
          </w:tcPr>
          <w:p w14:paraId="0DCF9E33">
            <w:pPr>
              <w:spacing w:after="80"/>
              <w:rPr>
                <w:rFonts w:hint="eastAsia" w:ascii="宋体" w:hAnsi="宋体" w:eastAsia="宋体" w:cs="宋体"/>
                <w:color w:val="auto"/>
                <w:sz w:val="24"/>
                <w:szCs w:val="24"/>
              </w:rPr>
            </w:pPr>
            <w:r>
              <w:rPr>
                <w:rFonts w:ascii="SimSun" w:hAnsi="SimSun" w:eastAsia="宋体"/>
                <w:sz w:val="24"/>
                <w:szCs w:val="24"/>
              </w:rPr>
              <w:t>撰写要求</w:t>
            </w:r>
          </w:p>
          <w:p w14:paraId="37268C3D">
            <w:pPr>
              <w:spacing w:after="40"/>
              <w:ind w:left="170"/>
              <w:rPr>
                <w:rFonts w:hint="eastAsia" w:ascii="宋体" w:hAnsi="宋体" w:eastAsia="宋体" w:cs="宋体"/>
                <w:color w:val="auto"/>
                <w:sz w:val="24"/>
                <w:szCs w:val="24"/>
              </w:rPr>
            </w:pPr>
            <w:r>
              <w:rPr>
                <w:rFonts w:ascii="SimSun" w:hAnsi="SimSun" w:eastAsia="宋体"/>
                <w:sz w:val="24"/>
                <w:szCs w:val="24"/>
              </w:rPr>
              <w:t>• 用300—500字概述智能体应用项目：面向什么真实场景、解决什么问题、目标用户是谁。</w:t>
            </w:r>
          </w:p>
          <w:p w14:paraId="3E324577">
            <w:pPr>
              <w:spacing w:after="40"/>
              <w:ind w:left="170"/>
              <w:rPr>
                <w:rFonts w:hint="eastAsia" w:ascii="宋体" w:hAnsi="宋体" w:eastAsia="宋体" w:cs="宋体"/>
                <w:color w:val="auto"/>
                <w:sz w:val="24"/>
                <w:szCs w:val="24"/>
              </w:rPr>
            </w:pPr>
            <w:r>
              <w:rPr>
                <w:rFonts w:ascii="SimSun" w:hAnsi="SimSun" w:eastAsia="宋体"/>
                <w:sz w:val="24"/>
                <w:szCs w:val="24"/>
              </w:rPr>
              <w:t>• 说明综合使用的核心能力：角色设定、工作流、数据库、知识库、插件调用、测试与演示方式。</w:t>
            </w:r>
          </w:p>
          <w:p w14:paraId="0A2E065E">
            <w:pPr>
              <w:spacing w:after="40"/>
              <w:ind w:left="170"/>
              <w:rPr>
                <w:rFonts w:hint="eastAsia" w:ascii="宋体" w:hAnsi="宋体" w:eastAsia="宋体" w:cs="宋体"/>
                <w:color w:val="auto"/>
                <w:sz w:val="24"/>
                <w:szCs w:val="24"/>
              </w:rPr>
            </w:pPr>
            <w:r>
              <w:rPr>
                <w:rFonts w:ascii="SimSun" w:hAnsi="SimSun" w:eastAsia="宋体"/>
                <w:sz w:val="24"/>
                <w:szCs w:val="24"/>
              </w:rPr>
              <w:t>• 概括最终成果：可运行入口、主要功能、典型演示效果、创新点与不足。</w:t>
            </w:r>
          </w:p>
          <w:p w14:paraId="5C6F9F9E">
            <w:pPr>
              <w:spacing w:after="40"/>
              <w:ind w:left="170"/>
              <w:rPr>
                <w:rFonts w:hint="eastAsia" w:ascii="宋体" w:hAnsi="宋体" w:eastAsia="宋体" w:cs="宋体"/>
                <w:color w:val="auto"/>
                <w:sz w:val="24"/>
                <w:szCs w:val="24"/>
              </w:rPr>
            </w:pPr>
            <w:r>
              <w:rPr>
                <w:rFonts w:ascii="SimSun" w:hAnsi="SimSun" w:eastAsia="宋体"/>
                <w:sz w:val="24"/>
                <w:szCs w:val="24"/>
              </w:rPr>
              <w:t>• 摘要中避免只写“我学会了什么”，应突出“项目做成了什么、如何做成、效果如何”。</w:t>
            </w:r>
          </w:p>
        </w:tc>
      </w:tr>
    </w:tbl>
    <w:p w14:paraId="4D64565F">
      <w:pPr>
        <w:rPr>
          <w:rFonts w:hint="eastAsia" w:ascii="宋体" w:hAnsi="宋体" w:eastAsia="宋体" w:cs="宋体"/>
          <w:color w:val="auto"/>
          <w:sz w:val="24"/>
          <w:szCs w:val="24"/>
        </w:rPr>
      </w:pPr>
    </w:p>
    <w:p w14:paraId="1B9E98D5">
      <w:pPr>
        <w:spacing w:after="120" w:line="288" w:lineRule="auto"/>
        <w:ind w:firstLine="480"/>
        <w:rPr>
          <w:rFonts w:hint="eastAsia" w:ascii="宋体" w:hAnsi="宋体" w:eastAsia="宋体" w:cs="宋体"/>
          <w:color w:val="auto"/>
          <w:sz w:val="24"/>
          <w:szCs w:val="24"/>
        </w:rPr>
      </w:pPr>
      <w:r>
        <w:rPr>
          <w:rFonts w:ascii="SimSun" w:hAnsi="SimSun" w:eastAsia="宋体"/>
          <w:sz w:val="24"/>
          <w:szCs w:val="24"/>
        </w:rPr>
        <w:t>本项目旨在开发一个智能体应用，主要服务于政府及企业中的资料管理员、模板管理员以及专业撰稿人。这些用户在日常工作中需要频繁且严谨地撰写如项目计划书、基金说明书、风险评估表等申报类文档。通过综合运用大模型角色设定、RAG（检索增强生成）工作流、向量数据库、本地知识库以及外部联网插件调用等技术手段，系统实现了从资料入库到Word导出的完整业务闭环，具体包括资料入库、模板分析、分段RAG生成、联网补料等环节。</w:t>
        <w:br/>
        <w:br/>
        <w:t>该应用的核心能力在于其能够根据用户上传的资料自动生成高质量的文档内容，并支持实时信息获取以补充知识库不足之处。最终成果为一个可本地部署的Streamlit Web应用，极大地提高了文档撰写效率和质量。</w:t>
        <w:br/>
        <w:br/>
        <w:t>尽管取得了显著进展，但项目仍存在一些不足之处：一是对扫描件PDF的支持不够完善，由于pypdf无法抽取无文本层PDF，需考虑引入第三方OCR能力或升级视觉解析流程；二是顺序生成效率较低，对于长文档耗时明显，这主要是因为当前采用的是顺序for循环加上审核重试机制，未来可通过引入异步队列与并发生成机制加以改进，不过需要注意API限流问题；三是复杂合并单元格的表格索引偶发错位，原因在于LLM对复杂HTML/Word结构的JSON映射能力有限，改进方案为优化表格上下文提取逻辑，优先推荐用户使用锚点模板。</w:t>
      </w:r>
    </w:p>
    <w:p w14:paraId="390970CB">
      <w:pPr>
        <w:spacing w:after="120" w:line="288" w:lineRule="auto"/>
        <w:ind w:firstLine="480"/>
        <w:rPr>
          <w:rFonts w:hint="eastAsia" w:ascii="宋体" w:hAnsi="宋体" w:eastAsia="宋体" w:cs="宋体"/>
          <w:color w:val="auto"/>
          <w:sz w:val="24"/>
          <w:szCs w:val="24"/>
        </w:rPr>
      </w:pPr>
      <w:r>
        <w:rPr>
          <w:rFonts w:ascii="SimSun" w:hAnsi="SimSun" w:eastAsia="宋体"/>
          <w:sz w:val="24"/>
          <w:szCs w:val="24"/>
        </w:rPr>
        <w:t>关键词：智能体应用；角色设定；工作流；知识库；数据库；插件调用；大模型应用开发</w:t>
      </w:r>
    </w:p>
    <w:p w14:paraId="29C3D607">
      <w:pPr>
        <w:pStyle w:val="3"/>
        <w:jc w:val="center"/>
        <w:rPr>
          <w:rFonts w:ascii="Times New Roman" w:hAnsi="Times New Roman" w:eastAsia="黑体"/>
          <w:color w:val="auto"/>
        </w:rPr>
        <w:sectPr>
          <w:footerReference r:id="rId11" w:type="first"/>
          <w:footerReference r:id="rId10" w:type="default"/>
          <w:pgSz w:w="12240" w:h="15840"/>
          <w:pgMar w:top="1247" w:right="1417" w:bottom="1134" w:left="1417" w:header="720" w:footer="720" w:gutter="0"/>
          <w:cols w:space="720" w:num="1"/>
          <w:titlePg/>
          <w:docGrid w:linePitch="360" w:charSpace="0"/>
        </w:sectPr>
      </w:pPr>
      <w:bookmarkStart w:id="1" w:name="_Toc27769"/>
    </w:p>
    <w:p w14:paraId="4C6307EC">
      <w:pPr>
        <w:pStyle w:val="3"/>
        <w:jc w:val="center"/>
        <w:rPr>
          <w:color w:val="auto"/>
        </w:rPr>
      </w:pPr>
      <w:commentRangeStart w:id="0"/>
      <w:r>
        <w:rPr>
          <w:rFonts w:ascii="SimSun" w:hAnsi="SimSun" w:eastAsia="宋体"/>
          <w:sz w:val="30"/>
          <w:szCs w:val="30"/>
          <w:b/>
          <w:bCs/>
        </w:rPr>
        <w:t>目  录</w:t>
      </w:r>
      <w:commentRangeEnd w:id="0"/>
      <w:r>
        <w:rPr>
          <w:rFonts w:ascii="SimSun" w:hAnsi="SimSun" w:eastAsia="宋体"/>
          <w:sz w:val="30"/>
          <w:szCs w:val="30"/>
          <w:b/>
          <w:bCs/>
        </w:rPr>
        <w:commentReference w:id="0"/>
      </w:r>
      <w:bookmarkEnd w:id="1"/>
    </w:p>
    <w:sdt>
      <w:sdtPr>
        <w:rPr>
          <w:rFonts w:ascii="宋体" w:hAnsi="宋体" w:eastAsia="宋体" w:cstheme="minorBidi"/>
          <w:color w:val="auto"/>
          <w:sz w:val="21"/>
          <w:szCs w:val="22"/>
          <w:lang w:val="en-US" w:eastAsia="en-US" w:bidi="ar-SA"/>
        </w:rPr>
        <w:id w:val="147467390"/>
        <w15:color w:val="DBDBDB"/>
        <w:docPartObj>
          <w:docPartGallery w:val="Table of Contents"/>
          <w:docPartUnique/>
        </w:docPartObj>
      </w:sdtPr>
      <w:sdtEndPr>
        <w:rPr>
          <w:rFonts w:ascii="Times New Roman" w:hAnsi="Times New Roman" w:eastAsia="宋体" w:cstheme="minorBidi"/>
          <w:color w:val="auto"/>
          <w:sz w:val="21"/>
          <w:szCs w:val="22"/>
          <w:lang w:val="en-US" w:eastAsia="en-US" w:bidi="ar-SA"/>
        </w:rPr>
      </w:sdtEndPr>
      <w:sdtContent>
        <w:p w14:paraId="5B013433">
          <w:pPr>
            <w:spacing w:before="0" w:beforeLines="0" w:after="0" w:afterLines="0" w:line="240" w:lineRule="auto"/>
            <w:ind w:left="0" w:leftChars="0" w:right="0" w:rightChars="0" w:firstLine="0" w:firstLineChars="0"/>
            <w:jc w:val="center"/>
            <w:rPr>
              <w:color w:val="auto"/>
            </w:rPr>
          </w:pPr>
        </w:p>
        <w:p w14:paraId="7A15FFA9">
          <w:pPr>
            <w:pStyle w:val="27"/>
            <w:tabs>
              <w:tab w:val="right" w:leader="dot" w:pos="9406"/>
            </w:tabs>
            <w:rPr>
              <w:rFonts w:hint="eastAsia" w:ascii="黑体" w:hAnsi="黑体" w:eastAsia="黑体" w:cs="黑体"/>
              <w:color w:val="auto"/>
              <w:sz w:val="28"/>
              <w:szCs w:val="32"/>
            </w:rPr>
          </w:pPr>
          <w:r>
            <w:rPr>
              <w:rFonts w:ascii="Times New Roman" w:hAnsi="Times New Roman" w:eastAsia="宋体"/>
              <w:color w:val="auto"/>
              <w:sz w:val="21"/>
            </w:rPr>
            <w:fldChar w:fldCharType="begin"/>
          </w:r>
          <w:r>
            <w:rPr>
              <w:rFonts w:ascii="Times New Roman" w:hAnsi="Times New Roman" w:eastAsia="宋体"/>
              <w:color w:val="auto"/>
              <w:sz w:val="21"/>
            </w:rPr>
            <w:instrText xml:space="preserve">TOC \o "1-3" \h \u </w:instrText>
          </w:r>
          <w:r>
            <w:rPr>
              <w:rFonts w:ascii="Times New Roman" w:hAnsi="Times New Roman" w:eastAsia="宋体"/>
              <w:color w:val="auto"/>
              <w:sz w:val="21"/>
            </w:rPr>
            <w:fldChar w:fldCharType="separate"/>
          </w: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HYPERLINK \l _Toc3441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第1章 项目选题与需求分析</w:t>
          </w:r>
          <w:r>
            <w:rPr>
              <w:rFonts w:hint="eastAsia" w:ascii="黑体" w:hAnsi="黑体" w:eastAsia="黑体" w:cs="黑体"/>
              <w:color w:val="auto"/>
              <w:sz w:val="28"/>
              <w:szCs w:val="32"/>
            </w:rPr>
            <w:tab/>
          </w: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PAGEREF _Toc3441 \h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1</w:t>
          </w:r>
          <w:r>
            <w:rPr>
              <w:rFonts w:hint="eastAsia" w:ascii="黑体" w:hAnsi="黑体" w:eastAsia="黑体" w:cs="黑体"/>
              <w:color w:val="auto"/>
              <w:sz w:val="28"/>
              <w:szCs w:val="32"/>
            </w:rPr>
            <w:fldChar w:fldCharType="end"/>
          </w:r>
          <w:r>
            <w:rPr>
              <w:rFonts w:hint="eastAsia" w:ascii="黑体" w:hAnsi="黑体" w:eastAsia="黑体" w:cs="黑体"/>
              <w:color w:val="auto"/>
              <w:sz w:val="28"/>
              <w:szCs w:val="32"/>
            </w:rPr>
            <w:fldChar w:fldCharType="end"/>
          </w:r>
        </w:p>
        <w:p w14:paraId="088E3902">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_Toc28123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1.1 项目背景与问题来源</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_Toc28123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5FE1ED28">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_Toc11738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1.2 目标用户与应用场景</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_Toc11738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6CA7670A">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_Toc2199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1.3 功能目标与演示目标</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_Toc2199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3D7706B8">
          <w:pPr>
            <w:pStyle w:val="27"/>
            <w:tabs>
              <w:tab w:val="right" w:leader="dot" w:pos="9406"/>
            </w:tabs>
            <w:rPr>
              <w:rFonts w:hint="eastAsia" w:ascii="黑体" w:hAnsi="黑体" w:eastAsia="黑体" w:cs="黑体"/>
              <w:color w:val="auto"/>
              <w:sz w:val="28"/>
              <w:szCs w:val="32"/>
            </w:rPr>
          </w:pP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HYPERLINK \l _Toc11491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第2章 智能体总体设计</w:t>
          </w:r>
          <w:r>
            <w:rPr>
              <w:rFonts w:hint="eastAsia" w:ascii="黑体" w:hAnsi="黑体" w:eastAsia="黑体" w:cs="黑体"/>
              <w:color w:val="auto"/>
              <w:sz w:val="28"/>
              <w:szCs w:val="32"/>
            </w:rPr>
            <w:tab/>
          </w: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PAGEREF _Toc11491 \h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2</w:t>
          </w:r>
          <w:r>
            <w:rPr>
              <w:rFonts w:hint="eastAsia" w:ascii="黑体" w:hAnsi="黑体" w:eastAsia="黑体" w:cs="黑体"/>
              <w:color w:val="auto"/>
              <w:sz w:val="28"/>
              <w:szCs w:val="32"/>
            </w:rPr>
            <w:fldChar w:fldCharType="end"/>
          </w:r>
          <w:r>
            <w:rPr>
              <w:rFonts w:hint="eastAsia" w:ascii="黑体" w:hAnsi="黑体" w:eastAsia="黑体" w:cs="黑体"/>
              <w:color w:val="auto"/>
              <w:sz w:val="28"/>
              <w:szCs w:val="32"/>
            </w:rPr>
            <w:fldChar w:fldCharType="end"/>
          </w:r>
        </w:p>
        <w:p w14:paraId="064A6ADE">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_Toc21605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2.1 应用总体架构</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_Toc21605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2</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3A9C4C81">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_Toc19167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2.2 智能体角色设定</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_Toc19167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2</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3E7B83A2">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_Toc25054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2.3 任务边界、安全约束与交互策略</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_Toc25054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2</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66380E65">
          <w:pPr>
            <w:pStyle w:val="27"/>
            <w:tabs>
              <w:tab w:val="right" w:leader="dot" w:pos="9406"/>
            </w:tabs>
            <w:rPr>
              <w:rFonts w:hint="eastAsia" w:ascii="黑体" w:hAnsi="黑体" w:eastAsia="黑体" w:cs="黑体"/>
              <w:color w:val="auto"/>
              <w:sz w:val="28"/>
              <w:szCs w:val="32"/>
            </w:rPr>
          </w:pP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HYPERLINK \l _Toc10575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第3章 核心能力实现过程</w:t>
          </w:r>
          <w:r>
            <w:rPr>
              <w:rFonts w:hint="eastAsia" w:ascii="黑体" w:hAnsi="黑体" w:eastAsia="黑体" w:cs="黑体"/>
              <w:color w:val="auto"/>
              <w:sz w:val="28"/>
              <w:szCs w:val="32"/>
            </w:rPr>
            <w:tab/>
          </w: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PAGEREF _Toc10575 \h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4</w:t>
          </w:r>
          <w:r>
            <w:rPr>
              <w:rFonts w:hint="eastAsia" w:ascii="黑体" w:hAnsi="黑体" w:eastAsia="黑体" w:cs="黑体"/>
              <w:color w:val="auto"/>
              <w:sz w:val="28"/>
              <w:szCs w:val="32"/>
            </w:rPr>
            <w:fldChar w:fldCharType="end"/>
          </w:r>
          <w:r>
            <w:rPr>
              <w:rFonts w:hint="eastAsia" w:ascii="黑体" w:hAnsi="黑体" w:eastAsia="黑体" w:cs="黑体"/>
              <w:color w:val="auto"/>
              <w:sz w:val="28"/>
              <w:szCs w:val="32"/>
            </w:rPr>
            <w:fldChar w:fldCharType="end"/>
          </w:r>
        </w:p>
        <w:p w14:paraId="73327D61">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_Toc31391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3.1 提示词与角色工程</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_Toc31391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4</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2E26876C">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_Toc26867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3.2 工作流设计与节点配置</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_Toc26867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4</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146B87C1">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_Toc11169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3.3 数据库设计与数据管理</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_Toc11169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5</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5E72AC4D">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_Toc23884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3.4 知识库建设与检索验证</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_Toc23884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5</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6327FE9D">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_Toc13083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3.5 插件调用与外部能力扩展</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_Toc13083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6</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0C6D6C3F">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_Toc10604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3.6 多能力协同与异常处理</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_Toc10604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7</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6AC76265">
          <w:pPr>
            <w:pStyle w:val="27"/>
            <w:tabs>
              <w:tab w:val="right" w:leader="dot" w:pos="9406"/>
            </w:tabs>
            <w:rPr>
              <w:rFonts w:hint="eastAsia" w:ascii="黑体" w:hAnsi="黑体" w:eastAsia="黑体" w:cs="黑体"/>
              <w:color w:val="auto"/>
              <w:sz w:val="28"/>
              <w:szCs w:val="32"/>
            </w:rPr>
          </w:pP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HYPERLINK \l _Toc30379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第4章 运行演示、测试与效果分析</w:t>
          </w:r>
          <w:r>
            <w:rPr>
              <w:rFonts w:hint="eastAsia" w:ascii="黑体" w:hAnsi="黑体" w:eastAsia="黑体" w:cs="黑体"/>
              <w:color w:val="auto"/>
              <w:sz w:val="28"/>
              <w:szCs w:val="32"/>
            </w:rPr>
            <w:tab/>
          </w: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PAGEREF _Toc30379 \h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8</w:t>
          </w:r>
          <w:r>
            <w:rPr>
              <w:rFonts w:hint="eastAsia" w:ascii="黑体" w:hAnsi="黑体" w:eastAsia="黑体" w:cs="黑体"/>
              <w:color w:val="auto"/>
              <w:sz w:val="28"/>
              <w:szCs w:val="32"/>
            </w:rPr>
            <w:fldChar w:fldCharType="end"/>
          </w:r>
          <w:r>
            <w:rPr>
              <w:rFonts w:hint="eastAsia" w:ascii="黑体" w:hAnsi="黑体" w:eastAsia="黑体" w:cs="黑体"/>
              <w:color w:val="auto"/>
              <w:sz w:val="28"/>
              <w:szCs w:val="32"/>
            </w:rPr>
            <w:fldChar w:fldCharType="end"/>
          </w:r>
        </w:p>
        <w:p w14:paraId="21C6ED8C">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_Toc30726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4.1 运行入口与演示环境</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_Toc30726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8</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37ABA347">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_Toc2974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4.2 典型演示用例</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_Toc2974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8</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073D80DB">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_Toc20751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4.3 演示过程截图与结果分析</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_Toc20751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8</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50277216">
          <w:pPr>
            <w:pStyle w:val="27"/>
            <w:tabs>
              <w:tab w:val="right" w:leader="dot" w:pos="9406"/>
            </w:tabs>
            <w:rPr>
              <w:rFonts w:hint="eastAsia" w:ascii="黑体" w:hAnsi="黑体" w:eastAsia="黑体" w:cs="黑体"/>
              <w:color w:val="auto"/>
              <w:sz w:val="28"/>
              <w:szCs w:val="32"/>
            </w:rPr>
          </w:pP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HYPERLINK \l _Toc27268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第5章 项目评价、创新与改进</w:t>
          </w:r>
          <w:r>
            <w:rPr>
              <w:rFonts w:hint="eastAsia" w:ascii="黑体" w:hAnsi="黑体" w:eastAsia="黑体" w:cs="黑体"/>
              <w:color w:val="auto"/>
              <w:sz w:val="28"/>
              <w:szCs w:val="32"/>
            </w:rPr>
            <w:tab/>
          </w: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PAGEREF _Toc27268 \h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10</w:t>
          </w:r>
          <w:r>
            <w:rPr>
              <w:rFonts w:hint="eastAsia" w:ascii="黑体" w:hAnsi="黑体" w:eastAsia="黑体" w:cs="黑体"/>
              <w:color w:val="auto"/>
              <w:sz w:val="28"/>
              <w:szCs w:val="32"/>
            </w:rPr>
            <w:fldChar w:fldCharType="end"/>
          </w:r>
          <w:r>
            <w:rPr>
              <w:rFonts w:hint="eastAsia" w:ascii="黑体" w:hAnsi="黑体" w:eastAsia="黑体" w:cs="黑体"/>
              <w:color w:val="auto"/>
              <w:sz w:val="28"/>
              <w:szCs w:val="32"/>
            </w:rPr>
            <w:fldChar w:fldCharType="end"/>
          </w:r>
        </w:p>
        <w:p w14:paraId="49628F02">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_Toc24955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5.1 项目完成度自评</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_Toc24955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10</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5149E184">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_Toc28800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5.2 创新点与应用价值</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_Toc28800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10</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10D53BC7">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_Toc28126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5.3 不足与后续改进</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_Toc28126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10</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7652DCF5">
          <w:pPr>
            <w:pStyle w:val="27"/>
            <w:tabs>
              <w:tab w:val="right" w:leader="dot" w:pos="9406"/>
            </w:tabs>
            <w:rPr>
              <w:rFonts w:hint="eastAsia" w:ascii="黑体" w:hAnsi="黑体" w:eastAsia="黑体" w:cs="黑体"/>
              <w:color w:val="auto"/>
              <w:sz w:val="28"/>
              <w:szCs w:val="32"/>
            </w:rPr>
          </w:pP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HYPERLINK \l _Toc9200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第6章 总结与反思</w:t>
          </w:r>
          <w:r>
            <w:rPr>
              <w:rFonts w:hint="eastAsia" w:ascii="黑体" w:hAnsi="黑体" w:eastAsia="黑体" w:cs="黑体"/>
              <w:color w:val="auto"/>
              <w:sz w:val="28"/>
              <w:szCs w:val="32"/>
            </w:rPr>
            <w:tab/>
          </w: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PAGEREF _Toc9200 \h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11</w:t>
          </w:r>
          <w:r>
            <w:rPr>
              <w:rFonts w:hint="eastAsia" w:ascii="黑体" w:hAnsi="黑体" w:eastAsia="黑体" w:cs="黑体"/>
              <w:color w:val="auto"/>
              <w:sz w:val="28"/>
              <w:szCs w:val="32"/>
            </w:rPr>
            <w:fldChar w:fldCharType="end"/>
          </w:r>
          <w:r>
            <w:rPr>
              <w:rFonts w:hint="eastAsia" w:ascii="黑体" w:hAnsi="黑体" w:eastAsia="黑体" w:cs="黑体"/>
              <w:color w:val="auto"/>
              <w:sz w:val="28"/>
              <w:szCs w:val="32"/>
            </w:rPr>
            <w:fldChar w:fldCharType="end"/>
          </w:r>
        </w:p>
        <w:p w14:paraId="46C428C6">
          <w:pPr>
            <w:pStyle w:val="30"/>
            <w:tabs>
              <w:tab w:val="right" w:leader="dot" w:pos="9406"/>
            </w:tabs>
            <w:rPr>
              <w:rFonts w:hint="eastAsia" w:ascii="宋体" w:hAnsi="宋体" w:eastAsia="宋体" w:cs="宋体"/>
              <w:color w:val="auto"/>
              <w:sz w:val="24"/>
              <w:szCs w:val="28"/>
            </w:rPr>
            <w:sectPr>
              <w:footerReference r:id="rId14" w:type="first"/>
              <w:headerReference r:id="rId12" w:type="default"/>
              <w:footerReference r:id="rId13" w:type="default"/>
              <w:pgSz w:w="12240" w:h="15840"/>
              <w:pgMar w:top="1247" w:right="1417" w:bottom="1134" w:left="1417" w:header="720" w:footer="720" w:gutter="0"/>
              <w:cols w:space="720" w:num="1"/>
              <w:docGrid w:linePitch="360" w:charSpace="0"/>
            </w:sectPr>
          </w:pPr>
        </w:p>
        <w:p w14:paraId="7A448445">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_Toc12011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6.1 核心收获</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_Toc12011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11</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40E79BED">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_Toc8022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6.2 最大挑战</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_Toc8022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11</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53F89213">
          <w:pPr>
            <w:pStyle w:val="30"/>
            <w:tabs>
              <w:tab w:val="right" w:leader="dot" w:pos="9406"/>
            </w:tabs>
            <w:rPr>
              <w:rFonts w:hint="eastAsia" w:ascii="宋体" w:hAnsi="宋体" w:eastAsia="宋体" w:cs="宋体"/>
              <w:color w:val="auto"/>
              <w:sz w:val="24"/>
              <w:szCs w:val="28"/>
            </w:rPr>
          </w:pP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HYPERLINK \l _Toc3889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6.3 未来展望</w:t>
          </w:r>
          <w:r>
            <w:rPr>
              <w:rFonts w:hint="eastAsia" w:ascii="宋体" w:hAnsi="宋体" w:eastAsia="宋体" w:cs="宋体"/>
              <w:color w:val="auto"/>
              <w:sz w:val="24"/>
              <w:szCs w:val="28"/>
            </w:rPr>
            <w:tab/>
          </w:r>
          <w:r>
            <w:rPr>
              <w:rFonts w:hint="eastAsia" w:ascii="宋体" w:hAnsi="宋体" w:eastAsia="宋体" w:cs="宋体"/>
              <w:color w:val="auto"/>
              <w:sz w:val="24"/>
              <w:szCs w:val="28"/>
            </w:rPr>
            <w:fldChar w:fldCharType="begin"/>
          </w:r>
          <w:r>
            <w:rPr>
              <w:rFonts w:hint="eastAsia" w:ascii="宋体" w:hAnsi="宋体" w:eastAsia="宋体" w:cs="宋体"/>
              <w:color w:val="auto"/>
              <w:sz w:val="24"/>
              <w:szCs w:val="28"/>
            </w:rPr>
            <w:instrText xml:space="preserve"> PAGEREF _Toc3889 \h </w:instrText>
          </w:r>
          <w:r>
            <w:rPr>
              <w:rFonts w:hint="eastAsia" w:ascii="宋体" w:hAnsi="宋体" w:eastAsia="宋体" w:cs="宋体"/>
              <w:color w:val="auto"/>
              <w:sz w:val="24"/>
              <w:szCs w:val="28"/>
            </w:rPr>
            <w:fldChar w:fldCharType="separate"/>
          </w:r>
          <w:r>
            <w:rPr>
              <w:rFonts w:hint="eastAsia" w:ascii="宋体" w:hAnsi="宋体" w:eastAsia="宋体" w:cs="宋体"/>
              <w:color w:val="auto"/>
              <w:sz w:val="24"/>
              <w:szCs w:val="28"/>
            </w:rPr>
            <w:t>11</w:t>
          </w:r>
          <w:r>
            <w:rPr>
              <w:rFonts w:hint="eastAsia" w:ascii="宋体" w:hAnsi="宋体" w:eastAsia="宋体" w:cs="宋体"/>
              <w:color w:val="auto"/>
              <w:sz w:val="24"/>
              <w:szCs w:val="28"/>
            </w:rPr>
            <w:fldChar w:fldCharType="end"/>
          </w:r>
          <w:r>
            <w:rPr>
              <w:rFonts w:hint="eastAsia" w:ascii="宋体" w:hAnsi="宋体" w:eastAsia="宋体" w:cs="宋体"/>
              <w:color w:val="auto"/>
              <w:sz w:val="24"/>
              <w:szCs w:val="28"/>
            </w:rPr>
            <w:fldChar w:fldCharType="end"/>
          </w:r>
        </w:p>
        <w:p w14:paraId="072C9414">
          <w:pPr>
            <w:pStyle w:val="27"/>
            <w:tabs>
              <w:tab w:val="right" w:leader="dot" w:pos="9406"/>
            </w:tabs>
            <w:rPr>
              <w:rFonts w:hint="eastAsia" w:ascii="黑体" w:hAnsi="黑体" w:eastAsia="黑体" w:cs="黑体"/>
              <w:color w:val="auto"/>
              <w:sz w:val="28"/>
              <w:szCs w:val="32"/>
            </w:rPr>
          </w:pP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HYPERLINK \l _Toc23737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附录A 项目提交材料清单</w:t>
          </w:r>
          <w:r>
            <w:rPr>
              <w:rFonts w:hint="eastAsia" w:ascii="黑体" w:hAnsi="黑体" w:eastAsia="黑体" w:cs="黑体"/>
              <w:color w:val="auto"/>
              <w:sz w:val="28"/>
              <w:szCs w:val="32"/>
            </w:rPr>
            <w:tab/>
          </w: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PAGEREF _Toc23737 \h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12</w:t>
          </w:r>
          <w:r>
            <w:rPr>
              <w:rFonts w:hint="eastAsia" w:ascii="黑体" w:hAnsi="黑体" w:eastAsia="黑体" w:cs="黑体"/>
              <w:color w:val="auto"/>
              <w:sz w:val="28"/>
              <w:szCs w:val="32"/>
            </w:rPr>
            <w:fldChar w:fldCharType="end"/>
          </w:r>
          <w:r>
            <w:rPr>
              <w:rFonts w:hint="eastAsia" w:ascii="黑体" w:hAnsi="黑体" w:eastAsia="黑体" w:cs="黑体"/>
              <w:color w:val="auto"/>
              <w:sz w:val="28"/>
              <w:szCs w:val="32"/>
            </w:rPr>
            <w:fldChar w:fldCharType="end"/>
          </w:r>
        </w:p>
        <w:p w14:paraId="0C84255C">
          <w:pPr>
            <w:pStyle w:val="27"/>
            <w:tabs>
              <w:tab w:val="right" w:leader="dot" w:pos="9406"/>
            </w:tabs>
            <w:rPr>
              <w:rFonts w:hint="eastAsia" w:ascii="黑体" w:hAnsi="黑体" w:eastAsia="黑体" w:cs="黑体"/>
              <w:color w:val="auto"/>
              <w:sz w:val="28"/>
              <w:szCs w:val="32"/>
            </w:rPr>
          </w:pP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HYPERLINK \l _Toc15241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附录B 课程报告评分标准</w:t>
          </w:r>
          <w:r>
            <w:rPr>
              <w:rFonts w:hint="eastAsia" w:ascii="黑体" w:hAnsi="黑体" w:eastAsia="黑体" w:cs="黑体"/>
              <w:color w:val="auto"/>
              <w:sz w:val="28"/>
              <w:szCs w:val="32"/>
            </w:rPr>
            <w:tab/>
          </w:r>
          <w:r>
            <w:rPr>
              <w:rFonts w:hint="eastAsia" w:ascii="黑体" w:hAnsi="黑体" w:eastAsia="黑体" w:cs="黑体"/>
              <w:color w:val="auto"/>
              <w:sz w:val="28"/>
              <w:szCs w:val="32"/>
            </w:rPr>
            <w:fldChar w:fldCharType="begin"/>
          </w:r>
          <w:r>
            <w:rPr>
              <w:rFonts w:hint="eastAsia" w:ascii="黑体" w:hAnsi="黑体" w:eastAsia="黑体" w:cs="黑体"/>
              <w:color w:val="auto"/>
              <w:sz w:val="28"/>
              <w:szCs w:val="32"/>
            </w:rPr>
            <w:instrText xml:space="preserve"> PAGEREF _Toc15241 \h </w:instrText>
          </w:r>
          <w:r>
            <w:rPr>
              <w:rFonts w:hint="eastAsia" w:ascii="黑体" w:hAnsi="黑体" w:eastAsia="黑体" w:cs="黑体"/>
              <w:color w:val="auto"/>
              <w:sz w:val="28"/>
              <w:szCs w:val="32"/>
            </w:rPr>
            <w:fldChar w:fldCharType="separate"/>
          </w:r>
          <w:r>
            <w:rPr>
              <w:rFonts w:hint="eastAsia" w:ascii="黑体" w:hAnsi="黑体" w:eastAsia="黑体" w:cs="黑体"/>
              <w:color w:val="auto"/>
              <w:sz w:val="28"/>
              <w:szCs w:val="32"/>
            </w:rPr>
            <w:t>13</w:t>
          </w:r>
          <w:r>
            <w:rPr>
              <w:rFonts w:hint="eastAsia" w:ascii="黑体" w:hAnsi="黑体" w:eastAsia="黑体" w:cs="黑体"/>
              <w:color w:val="auto"/>
              <w:sz w:val="28"/>
              <w:szCs w:val="32"/>
            </w:rPr>
            <w:fldChar w:fldCharType="end"/>
          </w:r>
          <w:r>
            <w:rPr>
              <w:rFonts w:hint="eastAsia" w:ascii="黑体" w:hAnsi="黑体" w:eastAsia="黑体" w:cs="黑体"/>
              <w:color w:val="auto"/>
              <w:sz w:val="28"/>
              <w:szCs w:val="32"/>
            </w:rPr>
            <w:fldChar w:fldCharType="end"/>
          </w:r>
        </w:p>
        <w:p w14:paraId="030ADB6D">
          <w:pPr>
            <w:rPr>
              <w:color w:val="auto"/>
            </w:rPr>
          </w:pPr>
          <w:r>
            <w:rPr>
              <w:rFonts w:ascii="Times New Roman" w:hAnsi="Times New Roman" w:eastAsia="宋体"/>
              <w:color w:val="auto"/>
            </w:rPr>
            <w:fldChar w:fldCharType="end"/>
          </w:r>
        </w:p>
      </w:sdtContent>
    </w:sdt>
    <w:p w14:paraId="2FF513FF">
      <w:pPr>
        <w:pStyle w:val="3"/>
        <w:jc w:val="center"/>
        <w:rPr>
          <w:rFonts w:ascii="Times New Roman" w:hAnsi="Times New Roman" w:eastAsia="黑体"/>
          <w:color w:val="auto"/>
        </w:rPr>
        <w:sectPr>
          <w:footerReference r:id="rId16" w:type="first"/>
          <w:footerReference r:id="rId15" w:type="default"/>
          <w:pgSz w:w="12240" w:h="15840"/>
          <w:pgMar w:top="1247" w:right="1417" w:bottom="1134" w:left="1417" w:header="720" w:footer="720" w:gutter="0"/>
          <w:cols w:space="720" w:num="1"/>
          <w:titlePg/>
          <w:docGrid w:linePitch="360" w:charSpace="0"/>
        </w:sectPr>
      </w:pPr>
      <w:bookmarkStart w:id="2" w:name="_Toc3441"/>
    </w:p>
    <w:p w14:paraId="15702985">
      <w:pPr>
        <w:pStyle w:val="3"/>
        <w:jc w:val="center"/>
        <w:rPr>
          <w:color w:val="auto"/>
        </w:rPr>
      </w:pPr>
      <w:r>
        <w:rPr>
          <w:rFonts w:ascii="SimSun" w:hAnsi="SimSun" w:eastAsia="宋体"/>
          <w:sz w:val="30"/>
          <w:szCs w:val="30"/>
          <w:b/>
          <w:bCs/>
        </w:rPr>
        <w:t>第1章 项目选题与需求分析</w:t>
      </w:r>
      <w:bookmarkEnd w:id="2"/>
    </w:p>
    <w:p w14:paraId="070C2212">
      <w:pPr>
        <w:pStyle w:val="4"/>
        <w:jc w:val="left"/>
        <w:rPr>
          <w:color w:val="auto"/>
        </w:rPr>
      </w:pPr>
      <w:bookmarkStart w:id="3" w:name="_Toc28123"/>
      <w:r>
        <w:rPr>
          <w:rFonts w:ascii="SimSun" w:hAnsi="SimSun" w:eastAsia="宋体"/>
          <w:sz w:val="28"/>
          <w:szCs w:val="28"/>
          <w:b/>
          <w:bCs/>
        </w:rPr>
        <w:t>1.1 项目背景与问题来源</w:t>
      </w:r>
      <w:bookmarkEnd w:id="3"/>
    </w:p>
    <w:p w14:paraId="17D5A0D2">
      <w:pPr>
        <w:spacing w:after="120" w:line="288" w:lineRule="auto"/>
        <w:ind w:firstLine="420"/>
        <w:rPr>
          <w:rFonts w:hint="eastAsia" w:ascii="宋体" w:hAnsi="宋体" w:cs="宋体"/>
          <w:color w:val="auto"/>
          <w:sz w:val="24"/>
          <w:szCs w:val="24"/>
        </w:rPr>
      </w:pPr>
      <w:commentRangeStart w:id="1"/>
      <w:r>
        <w:rPr>
          <w:rFonts w:ascii="SimSun" w:hAnsi="SimSun" w:eastAsia="宋体"/>
          <w:sz w:val="24"/>
          <w:szCs w:val="24"/>
        </w:rPr>
        <w:t>说明项目来源、现实痛点和应用价值。建议从“真实场景—现有问题—智能体介入价值”三个层次展开，避免只写概念介绍。</w:t>
      </w:r>
      <w:commentRangeEnd w:id="1"/>
      <w:r>
        <w:rPr>
          <w:rFonts w:ascii="SimSun" w:hAnsi="SimSun" w:eastAsia="宋体"/>
          <w:sz w:val="24"/>
          <w:szCs w:val="24"/>
        </w:rPr>
        <w:commentReference w:id="1"/>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398"/>
        <w:gridCol w:w="8008"/>
      </w:tblGrid>
      <w:tr w14:paraId="3A46DA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572"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5F36B954">
            <w:pPr>
              <w:snapToGrid w:val="0"/>
              <w:spacing w:line="240" w:lineRule="auto"/>
              <w:ind w:left="0" w:leftChars="0" w:right="0" w:rightChars="0" w:firstLine="0" w:firstLineChars="0"/>
              <w:jc w:val="center"/>
              <w:rPr>
                <w:rFonts w:hint="eastAsia" w:ascii="Times New Roman" w:eastAsia="宋体"/>
                <w:b/>
                <w:color w:val="auto"/>
                <w:sz w:val="20"/>
              </w:rPr>
            </w:pPr>
            <w:r>
              <w:rPr>
                <w:rFonts w:ascii="SimSun" w:hAnsi="SimSun" w:eastAsia="宋体"/>
                <w:sz w:val="24"/>
                <w:szCs w:val="24"/>
              </w:rPr>
              <w:t>填写项目</w:t>
            </w:r>
          </w:p>
        </w:tc>
        <w:tc>
          <w:tcPr>
            <w:tcW w:w="4572"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6C8289D6">
            <w:pPr>
              <w:snapToGrid w:val="0"/>
              <w:spacing w:line="240" w:lineRule="auto"/>
              <w:ind w:left="0" w:leftChars="0" w:right="0" w:rightChars="0" w:firstLine="0" w:firstLineChars="0"/>
              <w:jc w:val="center"/>
              <w:rPr>
                <w:rFonts w:hint="eastAsia" w:ascii="Times New Roman" w:eastAsia="宋体"/>
                <w:b/>
                <w:color w:val="auto"/>
                <w:sz w:val="20"/>
              </w:rPr>
            </w:pPr>
            <w:r>
              <w:rPr>
                <w:rFonts w:ascii="SimSun" w:hAnsi="SimSun" w:eastAsia="宋体"/>
                <w:sz w:val="24"/>
                <w:szCs w:val="24"/>
              </w:rPr>
              <w:t>建议内容</w:t>
            </w:r>
          </w:p>
        </w:tc>
      </w:tr>
      <w:tr w14:paraId="268247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single" w:color="auto" w:sz="4" w:space="0"/>
              <w:left w:val="nil"/>
              <w:bottom w:val="nil"/>
              <w:right w:val="nil"/>
            </w:tcBorders>
            <w:tcMar>
              <w:top w:w="-1" w:type="dxa"/>
              <w:left w:w="-1" w:type="dxa"/>
              <w:bottom w:w="-1" w:type="dxa"/>
              <w:right w:w="-1" w:type="dxa"/>
            </w:tcMar>
            <w:vAlign w:val="top"/>
          </w:tcPr>
          <w:p w14:paraId="10BB4D7A">
            <w:pPr>
              <w:snapToGrid w:val="0"/>
              <w:spacing w:line="240" w:lineRule="auto"/>
              <w:ind w:left="0" w:leftChars="0" w:right="0" w:rightChars="0" w:firstLine="0" w:firstLineChars="0"/>
              <w:jc w:val="center"/>
              <w:rPr>
                <w:rFonts w:hint="eastAsia" w:ascii="Times New Roman" w:eastAsia="宋体"/>
                <w:color w:val="auto"/>
                <w:sz w:val="19"/>
              </w:rPr>
            </w:pPr>
            <w:r>
              <w:rPr>
                <w:rFonts w:ascii="SimSun" w:hAnsi="SimSun" w:eastAsia="宋体"/>
                <w:sz w:val="24"/>
                <w:szCs w:val="24"/>
              </w:rPr>
              <w:t>项目背景</w:t>
            </w:r>
          </w:p>
        </w:tc>
        <w:tc>
          <w:tcPr>
            <w:tcW w:w="4572" w:type="dxa"/>
            <w:tcBorders>
              <w:top w:val="single" w:color="auto" w:sz="4" w:space="0"/>
              <w:left w:val="nil"/>
              <w:bottom w:val="nil"/>
              <w:right w:val="nil"/>
            </w:tcBorders>
            <w:tcMar>
              <w:top w:w="-1" w:type="dxa"/>
              <w:left w:w="-1" w:type="dxa"/>
              <w:bottom w:w="-1" w:type="dxa"/>
              <w:right w:w="-1" w:type="dxa"/>
            </w:tcMar>
            <w:vAlign w:val="top"/>
          </w:tcPr>
          <w:p w14:paraId="75AFF3B7">
            <w:pPr>
              <w:snapToGrid w:val="0"/>
              <w:spacing w:line="240" w:lineRule="auto"/>
              <w:ind w:left="0" w:leftChars="0" w:right="0" w:rightChars="0" w:firstLine="0" w:firstLineChars="0"/>
              <w:jc w:val="center"/>
              <w:rPr>
                <w:rFonts w:hint="eastAsia" w:ascii="Times New Roman" w:eastAsia="宋体"/>
                <w:color w:val="auto"/>
                <w:sz w:val="19"/>
              </w:rPr>
            </w:pPr>
            <w:r>
              <w:rPr>
                <w:rFonts w:ascii="SimSun" w:hAnsi="SimSun" w:eastAsia="宋体"/>
                <w:sz w:val="24"/>
                <w:szCs w:val="24"/>
              </w:rPr>
              <w:t>行业/校园/生活/企业管理中的具体问题，说明问题存在的真实性。</w:t>
            </w:r>
          </w:p>
        </w:tc>
      </w:tr>
      <w:tr w14:paraId="0F8CC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nil"/>
              <w:right w:val="nil"/>
            </w:tcBorders>
            <w:tcMar>
              <w:top w:w="-1" w:type="dxa"/>
              <w:left w:w="-1" w:type="dxa"/>
              <w:bottom w:w="-1" w:type="dxa"/>
              <w:right w:w="-1" w:type="dxa"/>
            </w:tcMar>
            <w:vAlign w:val="top"/>
          </w:tcPr>
          <w:p w14:paraId="62E8EDA2">
            <w:pPr>
              <w:snapToGrid w:val="0"/>
              <w:spacing w:line="240" w:lineRule="auto"/>
              <w:ind w:left="0" w:leftChars="0" w:right="0" w:rightChars="0" w:firstLine="0" w:firstLineChars="0"/>
              <w:jc w:val="center"/>
              <w:rPr>
                <w:rFonts w:hint="eastAsia" w:ascii="Times New Roman" w:eastAsia="宋体"/>
                <w:color w:val="auto"/>
                <w:sz w:val="19"/>
              </w:rPr>
            </w:pPr>
            <w:r>
              <w:rPr>
                <w:rFonts w:ascii="SimSun" w:hAnsi="SimSun" w:eastAsia="宋体"/>
                <w:sz w:val="24"/>
                <w:szCs w:val="24"/>
              </w:rPr>
              <w:t>问题痛点</w:t>
            </w:r>
          </w:p>
        </w:tc>
        <w:tc>
          <w:tcPr>
            <w:tcW w:w="4572" w:type="dxa"/>
            <w:tcBorders>
              <w:top w:val="nil"/>
              <w:left w:val="nil"/>
              <w:bottom w:val="nil"/>
              <w:right w:val="nil"/>
            </w:tcBorders>
            <w:tcMar>
              <w:top w:w="-1" w:type="dxa"/>
              <w:left w:w="-1" w:type="dxa"/>
              <w:bottom w:w="-1" w:type="dxa"/>
              <w:right w:w="-1" w:type="dxa"/>
            </w:tcMar>
            <w:vAlign w:val="top"/>
          </w:tcPr>
          <w:p w14:paraId="764C8E33">
            <w:pPr>
              <w:snapToGrid w:val="0"/>
              <w:spacing w:line="240" w:lineRule="auto"/>
              <w:ind w:left="0" w:leftChars="0" w:right="0" w:rightChars="0" w:firstLine="0" w:firstLineChars="0"/>
              <w:jc w:val="center"/>
              <w:rPr>
                <w:rFonts w:hint="eastAsia" w:ascii="Times New Roman" w:eastAsia="宋体"/>
                <w:color w:val="auto"/>
                <w:sz w:val="19"/>
              </w:rPr>
            </w:pPr>
            <w:r>
              <w:rPr>
                <w:rFonts w:ascii="SimSun" w:hAnsi="SimSun" w:eastAsia="宋体"/>
                <w:sz w:val="24"/>
                <w:szCs w:val="24"/>
              </w:rPr>
              <w:t>用户在信息查询、任务办理、数据处理、决策支持等方面遇到的困难。</w:t>
            </w:r>
          </w:p>
        </w:tc>
      </w:tr>
      <w:tr w14:paraId="2DB3E0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nil"/>
              <w:right w:val="nil"/>
            </w:tcBorders>
            <w:tcMar>
              <w:top w:w="-1" w:type="dxa"/>
              <w:left w:w="-1" w:type="dxa"/>
              <w:bottom w:w="-1" w:type="dxa"/>
              <w:right w:w="-1" w:type="dxa"/>
            </w:tcMar>
            <w:vAlign w:val="top"/>
          </w:tcPr>
          <w:p w14:paraId="1D530452">
            <w:pPr>
              <w:snapToGrid w:val="0"/>
              <w:spacing w:line="240" w:lineRule="auto"/>
              <w:ind w:left="0" w:leftChars="0" w:right="0" w:rightChars="0" w:firstLine="0" w:firstLineChars="0"/>
              <w:jc w:val="center"/>
              <w:rPr>
                <w:rFonts w:hint="eastAsia" w:ascii="Times New Roman" w:eastAsia="宋体"/>
                <w:color w:val="auto"/>
                <w:sz w:val="19"/>
              </w:rPr>
            </w:pPr>
            <w:r>
              <w:rPr>
                <w:rFonts w:ascii="SimSun" w:hAnsi="SimSun" w:eastAsia="宋体"/>
                <w:sz w:val="24"/>
                <w:szCs w:val="24"/>
              </w:rPr>
              <w:t>智能体价值</w:t>
            </w:r>
          </w:p>
        </w:tc>
        <w:tc>
          <w:tcPr>
            <w:tcW w:w="4572" w:type="dxa"/>
            <w:tcBorders>
              <w:top w:val="nil"/>
              <w:left w:val="nil"/>
              <w:bottom w:val="nil"/>
              <w:right w:val="nil"/>
            </w:tcBorders>
            <w:tcMar>
              <w:top w:w="-1" w:type="dxa"/>
              <w:left w:w="-1" w:type="dxa"/>
              <w:bottom w:w="-1" w:type="dxa"/>
              <w:right w:w="-1" w:type="dxa"/>
            </w:tcMar>
            <w:vAlign w:val="top"/>
          </w:tcPr>
          <w:p w14:paraId="00E96A52">
            <w:pPr>
              <w:snapToGrid w:val="0"/>
              <w:spacing w:line="240" w:lineRule="auto"/>
              <w:ind w:left="0" w:leftChars="0" w:right="0" w:rightChars="0" w:firstLine="0" w:firstLineChars="0"/>
              <w:jc w:val="center"/>
              <w:rPr>
                <w:rFonts w:hint="eastAsia" w:ascii="Times New Roman" w:eastAsia="宋体"/>
                <w:color w:val="auto"/>
                <w:sz w:val="19"/>
              </w:rPr>
            </w:pPr>
            <w:r>
              <w:rPr>
                <w:rFonts w:ascii="SimSun" w:hAnsi="SimSun" w:eastAsia="宋体"/>
                <w:sz w:val="24"/>
                <w:szCs w:val="24"/>
              </w:rPr>
              <w:t>说明使用大模型、工作流、知识库、数据库和插件后，能带来的效率、准确性或体验改进。</w:t>
            </w:r>
          </w:p>
        </w:tc>
      </w:tr>
      <w:tr w14:paraId="418380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single" w:color="auto" w:sz="12" w:space="0"/>
              <w:right w:val="nil"/>
            </w:tcBorders>
            <w:tcMar>
              <w:top w:w="-1" w:type="dxa"/>
              <w:left w:w="-1" w:type="dxa"/>
              <w:bottom w:w="-1" w:type="dxa"/>
              <w:right w:w="-1" w:type="dxa"/>
            </w:tcMar>
            <w:vAlign w:val="top"/>
          </w:tcPr>
          <w:p w14:paraId="4519D443">
            <w:pPr>
              <w:snapToGrid w:val="0"/>
              <w:spacing w:line="240" w:lineRule="auto"/>
              <w:ind w:left="0" w:leftChars="0" w:right="0" w:rightChars="0" w:firstLine="0" w:firstLineChars="0"/>
              <w:jc w:val="center"/>
              <w:rPr>
                <w:rFonts w:hint="eastAsia" w:ascii="Times New Roman" w:eastAsia="宋体"/>
                <w:color w:val="auto"/>
                <w:sz w:val="19"/>
              </w:rPr>
            </w:pPr>
            <w:r>
              <w:rPr>
                <w:rFonts w:ascii="SimSun" w:hAnsi="SimSun" w:eastAsia="宋体"/>
                <w:sz w:val="24"/>
                <w:szCs w:val="24"/>
              </w:rPr>
              <w:t>项目边界</w:t>
            </w:r>
          </w:p>
        </w:tc>
        <w:tc>
          <w:tcPr>
            <w:tcW w:w="4572" w:type="dxa"/>
            <w:tcBorders>
              <w:top w:val="nil"/>
              <w:left w:val="nil"/>
              <w:bottom w:val="single" w:color="auto" w:sz="12" w:space="0"/>
              <w:right w:val="nil"/>
            </w:tcBorders>
            <w:tcMar>
              <w:top w:w="-1" w:type="dxa"/>
              <w:left w:w="-1" w:type="dxa"/>
              <w:bottom w:w="-1" w:type="dxa"/>
              <w:right w:w="-1" w:type="dxa"/>
            </w:tcMar>
            <w:vAlign w:val="top"/>
          </w:tcPr>
          <w:p w14:paraId="1F522011">
            <w:pPr>
              <w:snapToGrid w:val="0"/>
              <w:spacing w:line="240" w:lineRule="auto"/>
              <w:ind w:left="0" w:leftChars="0" w:right="0" w:rightChars="0" w:firstLine="0" w:firstLineChars="0"/>
              <w:jc w:val="center"/>
              <w:rPr>
                <w:rFonts w:hint="eastAsia" w:ascii="Times New Roman" w:eastAsia="宋体"/>
                <w:color w:val="auto"/>
                <w:sz w:val="19"/>
              </w:rPr>
            </w:pPr>
            <w:r>
              <w:rPr>
                <w:rFonts w:ascii="SimSun" w:hAnsi="SimSun" w:eastAsia="宋体"/>
                <w:sz w:val="24"/>
                <w:szCs w:val="24"/>
              </w:rPr>
              <w:t>明确本项目解决什么、不解决什么，避免功能目标过大、过空。</w:t>
            </w:r>
          </w:p>
        </w:tc>
      </w:tr>
    </w:tbl>
    <w:p w14:paraId="6C66F1F6">
      <w:pPr>
        <w:rPr>
          <w:rFonts w:hint="eastAsia" w:eastAsia="宋体"/>
          <w:color w:val="auto"/>
          <w:lang w:val="en-US" w:eastAsia="zh-CN"/>
        </w:rPr>
      </w:pPr>
    </w:p>
    <w:p w14:paraId="29836C28">
      <w:pPr>
        <w:pStyle w:val="4"/>
        <w:jc w:val="left"/>
        <w:rPr>
          <w:color w:val="auto"/>
        </w:rPr>
      </w:pPr>
      <w:bookmarkStart w:id="4" w:name="_Toc11738"/>
      <w:r>
        <w:rPr>
          <w:rFonts w:ascii="SimSun" w:hAnsi="SimSun" w:eastAsia="宋体"/>
          <w:sz w:val="28"/>
          <w:szCs w:val="28"/>
          <w:b/>
          <w:bCs/>
        </w:rPr>
        <w:t>1.2 目标用户与应用场景</w:t>
      </w:r>
      <w:bookmarkEnd w:id="4"/>
    </w:p>
    <w:p w14:paraId="2351F733">
      <w:pPr>
        <w:spacing w:after="120" w:line="288" w:lineRule="auto"/>
        <w:ind w:firstLine="420"/>
        <w:rPr>
          <w:rFonts w:hint="eastAsia" w:ascii="宋体" w:hAnsi="宋体" w:cs="宋体"/>
          <w:color w:val="auto"/>
          <w:sz w:val="24"/>
          <w:szCs w:val="24"/>
        </w:rPr>
      </w:pPr>
      <w:r>
        <w:rPr>
          <w:rFonts w:ascii="SimSun" w:hAnsi="SimSun" w:eastAsia="宋体"/>
          <w:sz w:val="24"/>
          <w:szCs w:val="24"/>
        </w:rPr>
        <w:t>描述目标用户画像、使用场景、任务流程和典型需求。至少给出2类目标用户或2个典型使用情境。</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258"/>
        <w:gridCol w:w="2881"/>
        <w:gridCol w:w="2881"/>
        <w:gridCol w:w="2880"/>
      </w:tblGrid>
      <w:tr w14:paraId="2F8538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02D890B2">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用户类型</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8E06F94">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典型需求</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798B769">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使用场景</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6451928">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预期输出</w:t>
            </w:r>
          </w:p>
        </w:tc>
      </w:tr>
      <w:tr w14:paraId="6FDF07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single" w:color="auto" w:sz="4" w:space="0"/>
              <w:left w:val="nil"/>
              <w:bottom w:val="nil"/>
              <w:right w:val="nil"/>
            </w:tcBorders>
            <w:tcMar>
              <w:top w:w="-1" w:type="dxa"/>
              <w:left w:w="-1" w:type="dxa"/>
              <w:bottom w:w="-1" w:type="dxa"/>
              <w:right w:w="-1" w:type="dxa"/>
            </w:tcMar>
            <w:vAlign w:val="top"/>
          </w:tcPr>
          <w:p w14:paraId="2FF8A549">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用户1：________</w:t>
            </w:r>
          </w:p>
        </w:tc>
        <w:tc>
          <w:tcPr>
            <w:tcW w:w="2286" w:type="dxa"/>
            <w:tcBorders>
              <w:top w:val="single" w:color="auto" w:sz="4" w:space="0"/>
              <w:left w:val="nil"/>
              <w:bottom w:val="nil"/>
              <w:right w:val="nil"/>
            </w:tcBorders>
            <w:tcMar>
              <w:top w:w="-1" w:type="dxa"/>
              <w:left w:w="-1" w:type="dxa"/>
              <w:bottom w:w="-1" w:type="dxa"/>
              <w:right w:w="-1" w:type="dxa"/>
            </w:tcMar>
            <w:vAlign w:val="top"/>
          </w:tcPr>
          <w:p w14:paraId="4C31926A">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例如：快速获取政策/课程/商品/设备信息</w:t>
            </w:r>
          </w:p>
        </w:tc>
        <w:tc>
          <w:tcPr>
            <w:tcW w:w="2286" w:type="dxa"/>
            <w:tcBorders>
              <w:top w:val="single" w:color="auto" w:sz="4" w:space="0"/>
              <w:left w:val="nil"/>
              <w:bottom w:val="nil"/>
              <w:right w:val="nil"/>
            </w:tcBorders>
            <w:tcMar>
              <w:top w:w="-1" w:type="dxa"/>
              <w:left w:w="-1" w:type="dxa"/>
              <w:bottom w:w="-1" w:type="dxa"/>
              <w:right w:w="-1" w:type="dxa"/>
            </w:tcMar>
            <w:vAlign w:val="top"/>
          </w:tcPr>
          <w:p w14:paraId="6FA7425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例如：移动端咨询、课堂辅助、企业客服</w:t>
            </w:r>
          </w:p>
        </w:tc>
        <w:tc>
          <w:tcPr>
            <w:tcW w:w="2286" w:type="dxa"/>
            <w:tcBorders>
              <w:top w:val="single" w:color="auto" w:sz="4" w:space="0"/>
              <w:left w:val="nil"/>
              <w:bottom w:val="nil"/>
              <w:right w:val="nil"/>
            </w:tcBorders>
            <w:tcMar>
              <w:top w:w="-1" w:type="dxa"/>
              <w:left w:w="-1" w:type="dxa"/>
              <w:bottom w:w="-1" w:type="dxa"/>
              <w:right w:w="-1" w:type="dxa"/>
            </w:tcMar>
            <w:vAlign w:val="top"/>
          </w:tcPr>
          <w:p w14:paraId="1FC46E1F">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例如：答案、表单、推荐清单、报告</w:t>
            </w:r>
          </w:p>
        </w:tc>
      </w:tr>
      <w:tr w14:paraId="772DB4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1907665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用户2：________</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维护法务合规提供的docx模板</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模板上传与结构验证</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可供生成器调用的任务列表</w:t>
            </w:r>
          </w:p>
        </w:tc>
      </w:tr>
      <w:tr w14:paraId="427011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single" w:color="auto" w:sz="12" w:space="0"/>
              <w:right w:val="nil"/>
            </w:tcBorders>
            <w:tcMar>
              <w:top w:w="-1" w:type="dxa"/>
              <w:left w:w="-1" w:type="dxa"/>
              <w:bottom w:w="-1" w:type="dxa"/>
              <w:right w:w="-1" w:type="dxa"/>
            </w:tcMar>
            <w:vAlign w:val="top"/>
          </w:tcPr>
          <w:p w14:paraId="15CF9BC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用户3：________</w:t>
            </w:r>
          </w:p>
        </w:tc>
        <w:tc>
          <w:tcPr>
            <w:tcW w:w="2286" w:type="dxa"/>
            <w:tcBorders>
              <w:top w:val="nil"/>
              <w:left w:val="nil"/>
              <w:bottom w:val="single" w:color="auto" w:sz="12" w:space="0"/>
              <w:right w:val="nil"/>
            </w:tcBorders>
            <w:tcMar>
              <w:top w:w="-1" w:type="dxa"/>
              <w:left w:w="-1" w:type="dxa"/>
              <w:bottom w:w="-1" w:type="dxa"/>
              <w:right w:w="-1" w:type="dxa"/>
            </w:tcMar>
            <w:vAlign w:val="top"/>
          </w:tcPr>
          <w:p>
            <w:r>
              <w:rPr>
                <w:rFonts w:ascii="SimSun" w:hAnsi="SimSun" w:eastAsia="宋体"/>
                <w:sz w:val="24"/>
                <w:szCs w:val="24"/>
              </w:rPr>
              <w:t>在“增强”模式下放宽检索距离、提高字数上限以获得充实初稿</w:t>
            </w:r>
          </w:p>
        </w:tc>
        <w:tc>
          <w:tcPr>
            <w:tcW w:w="2286" w:type="dxa"/>
            <w:tcBorders>
              <w:top w:val="nil"/>
              <w:left w:val="nil"/>
              <w:bottom w:val="single" w:color="auto" w:sz="12" w:space="0"/>
              <w:right w:val="nil"/>
            </w:tcBorders>
            <w:tcMar>
              <w:top w:w="-1" w:type="dxa"/>
              <w:left w:w="-1" w:type="dxa"/>
              <w:bottom w:w="-1" w:type="dxa"/>
              <w:right w:w="-1" w:type="dxa"/>
            </w:tcMar>
            <w:vAlign w:val="top"/>
          </w:tcPr>
          <w:p>
            <w:r>
              <w:rPr>
                <w:rFonts w:ascii="SimSun" w:hAnsi="SimSun" w:eastAsia="宋体"/>
                <w:sz w:val="24"/>
                <w:szCs w:val="24"/>
              </w:rPr>
              <w:t>日常高频的文档起草</w:t>
            </w:r>
          </w:p>
        </w:tc>
        <w:tc>
          <w:tcPr>
            <w:tcW w:w="2286" w:type="dxa"/>
            <w:tcBorders>
              <w:top w:val="nil"/>
              <w:left w:val="nil"/>
              <w:bottom w:val="single" w:color="auto" w:sz="12" w:space="0"/>
              <w:right w:val="nil"/>
            </w:tcBorders>
            <w:tcMar>
              <w:top w:w="-1" w:type="dxa"/>
              <w:left w:w="-1" w:type="dxa"/>
              <w:bottom w:w="-1" w:type="dxa"/>
              <w:right w:w="-1" w:type="dxa"/>
            </w:tcMar>
            <w:vAlign w:val="top"/>
          </w:tcPr>
          <w:p>
            <w:r>
              <w:rPr>
                <w:rFonts w:ascii="SimSun" w:hAnsi="SimSun" w:eastAsia="宋体"/>
                <w:sz w:val="24"/>
                <w:szCs w:val="24"/>
              </w:rPr>
              <w:t>可直接下载且格式完善的Word成稿</w:t>
            </w:r>
          </w:p>
        </w:tc>
      </w:tr>
    </w:tbl>
    <w:p w14:paraId="190ED775">
      <w:pPr>
        <w:rPr>
          <w:color w:val="auto"/>
        </w:rPr>
      </w:pPr>
    </w:p>
    <w:p w14:paraId="3D02154B">
      <w:pPr>
        <w:pStyle w:val="4"/>
        <w:jc w:val="left"/>
        <w:rPr>
          <w:color w:val="auto"/>
        </w:rPr>
      </w:pPr>
      <w:bookmarkStart w:id="5" w:name="_Toc2199"/>
      <w:r>
        <w:rPr>
          <w:rFonts w:ascii="SimSun" w:hAnsi="SimSun" w:eastAsia="宋体"/>
          <w:sz w:val="28"/>
          <w:szCs w:val="28"/>
          <w:b/>
          <w:bCs/>
        </w:rPr>
        <w:t>1.3 功能目标与演示目标</w:t>
      </w:r>
      <w:bookmarkEnd w:id="5"/>
    </w:p>
    <w:p w14:paraId="76CEDB78">
      <w:pPr>
        <w:spacing w:after="120" w:line="288" w:lineRule="auto"/>
        <w:ind w:firstLine="420"/>
        <w:rPr>
          <w:rFonts w:hint="eastAsia" w:ascii="宋体" w:hAnsi="宋体" w:cs="宋体"/>
          <w:color w:val="auto"/>
          <w:sz w:val="24"/>
          <w:szCs w:val="24"/>
        </w:rPr>
      </w:pPr>
      <w:r>
        <w:rPr>
          <w:rFonts w:ascii="SimSun" w:hAnsi="SimSun" w:eastAsia="宋体"/>
          <w:sz w:val="24"/>
          <w:szCs w:val="24"/>
        </w:rPr>
        <w:t>本节应把项目功能写成可以检查、可以演示、可以评分的目标。每个目标最好对应一个演示用例或测试记录。</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36"/>
        <w:gridCol w:w="3682"/>
        <w:gridCol w:w="1928"/>
        <w:gridCol w:w="2160"/>
      </w:tblGrid>
      <w:tr w14:paraId="42D26C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5A6AFBFF">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功能模块</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55579151">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功能说明</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9ED7B27">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涉及核心能力</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42E6607">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验收方式</w:t>
            </w:r>
          </w:p>
        </w:tc>
      </w:tr>
      <w:tr w14:paraId="573D0E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single" w:color="auto" w:sz="4" w:space="0"/>
              <w:left w:val="nil"/>
              <w:bottom w:val="nil"/>
              <w:right w:val="nil"/>
            </w:tcBorders>
            <w:tcMar>
              <w:top w:w="-1" w:type="dxa"/>
              <w:left w:w="-1" w:type="dxa"/>
              <w:bottom w:w="-1" w:type="dxa"/>
              <w:right w:w="-1" w:type="dxa"/>
            </w:tcMar>
            <w:vAlign w:val="top"/>
          </w:tcPr>
          <w:p w14:paraId="5350643E">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模块1：智能问答/咨询</w:t>
            </w:r>
          </w:p>
        </w:tc>
        <w:tc>
          <w:tcPr>
            <w:tcW w:w="2286" w:type="dxa"/>
            <w:tcBorders>
              <w:top w:val="single" w:color="auto" w:sz="4" w:space="0"/>
              <w:left w:val="nil"/>
              <w:bottom w:val="nil"/>
              <w:right w:val="nil"/>
            </w:tcBorders>
            <w:tcMar>
              <w:top w:w="-1" w:type="dxa"/>
              <w:left w:w="-1" w:type="dxa"/>
              <w:bottom w:w="-1" w:type="dxa"/>
              <w:right w:w="-1" w:type="dxa"/>
            </w:tcMar>
            <w:vAlign w:val="top"/>
          </w:tcPr>
          <w:p w14:paraId="145C7474">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基于角色设定与知识库，回答用户问题。</w:t>
            </w:r>
          </w:p>
        </w:tc>
        <w:tc>
          <w:tcPr>
            <w:tcW w:w="2286" w:type="dxa"/>
            <w:tcBorders>
              <w:top w:val="single" w:color="auto" w:sz="4" w:space="0"/>
              <w:left w:val="nil"/>
              <w:bottom w:val="nil"/>
              <w:right w:val="nil"/>
            </w:tcBorders>
            <w:tcMar>
              <w:top w:w="-1" w:type="dxa"/>
              <w:left w:w="-1" w:type="dxa"/>
              <w:bottom w:w="-1" w:type="dxa"/>
              <w:right w:w="-1" w:type="dxa"/>
            </w:tcMar>
            <w:vAlign w:val="top"/>
          </w:tcPr>
          <w:p w14:paraId="3B6D752B">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角色设定、知识库</w:t>
            </w:r>
          </w:p>
        </w:tc>
        <w:tc>
          <w:tcPr>
            <w:tcW w:w="2286" w:type="dxa"/>
            <w:tcBorders>
              <w:top w:val="single" w:color="auto" w:sz="4" w:space="0"/>
              <w:left w:val="nil"/>
              <w:bottom w:val="nil"/>
              <w:right w:val="nil"/>
            </w:tcBorders>
            <w:tcMar>
              <w:top w:w="-1" w:type="dxa"/>
              <w:left w:w="-1" w:type="dxa"/>
              <w:bottom w:w="-1" w:type="dxa"/>
              <w:right w:w="-1" w:type="dxa"/>
            </w:tcMar>
            <w:vAlign w:val="top"/>
          </w:tcPr>
          <w:p w14:paraId="777F463B">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截图：用户问题、引用依据、回答结果</w:t>
            </w:r>
          </w:p>
        </w:tc>
      </w:tr>
      <w:tr w14:paraId="0E344C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011FE118">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模块2：流程办理/任务规划</w:t>
            </w:r>
          </w:p>
        </w:tc>
        <w:tc>
          <w:tcPr>
            <w:tcW w:w="2286" w:type="dxa"/>
            <w:tcBorders>
              <w:top w:val="nil"/>
              <w:left w:val="nil"/>
              <w:bottom w:val="nil"/>
              <w:right w:val="nil"/>
            </w:tcBorders>
            <w:tcMar>
              <w:top w:w="-1" w:type="dxa"/>
              <w:left w:w="-1" w:type="dxa"/>
              <w:bottom w:w="-1" w:type="dxa"/>
              <w:right w:w="-1" w:type="dxa"/>
            </w:tcMar>
            <w:vAlign w:val="top"/>
          </w:tcPr>
          <w:p w14:paraId="2C34650F">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通过工作流分步骤完成复杂任务。</w:t>
            </w:r>
          </w:p>
        </w:tc>
        <w:tc>
          <w:tcPr>
            <w:tcW w:w="2286" w:type="dxa"/>
            <w:tcBorders>
              <w:top w:val="nil"/>
              <w:left w:val="nil"/>
              <w:bottom w:val="nil"/>
              <w:right w:val="nil"/>
            </w:tcBorders>
            <w:tcMar>
              <w:top w:w="-1" w:type="dxa"/>
              <w:left w:w="-1" w:type="dxa"/>
              <w:bottom w:w="-1" w:type="dxa"/>
              <w:right w:w="-1" w:type="dxa"/>
            </w:tcMar>
            <w:vAlign w:val="top"/>
          </w:tcPr>
          <w:p w14:paraId="69887700">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工作流、条件分支、变量传递</w:t>
            </w:r>
          </w:p>
        </w:tc>
        <w:tc>
          <w:tcPr>
            <w:tcW w:w="2286" w:type="dxa"/>
            <w:tcBorders>
              <w:top w:val="nil"/>
              <w:left w:val="nil"/>
              <w:bottom w:val="nil"/>
              <w:right w:val="nil"/>
            </w:tcBorders>
            <w:tcMar>
              <w:top w:w="-1" w:type="dxa"/>
              <w:left w:w="-1" w:type="dxa"/>
              <w:bottom w:w="-1" w:type="dxa"/>
              <w:right w:w="-1" w:type="dxa"/>
            </w:tcMar>
            <w:vAlign w:val="top"/>
          </w:tcPr>
          <w:p w14:paraId="45841114">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截图：工作流节点、输入输出结果</w:t>
            </w:r>
          </w:p>
        </w:tc>
      </w:tr>
      <w:tr w14:paraId="53CD33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0EC3F714">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模块3：数据记录/查询</w:t>
            </w:r>
          </w:p>
        </w:tc>
        <w:tc>
          <w:tcPr>
            <w:tcW w:w="2286" w:type="dxa"/>
            <w:tcBorders>
              <w:top w:val="nil"/>
              <w:left w:val="nil"/>
              <w:bottom w:val="nil"/>
              <w:right w:val="nil"/>
            </w:tcBorders>
            <w:tcMar>
              <w:top w:w="-1" w:type="dxa"/>
              <w:left w:w="-1" w:type="dxa"/>
              <w:bottom w:w="-1" w:type="dxa"/>
              <w:right w:w="-1" w:type="dxa"/>
            </w:tcMar>
            <w:vAlign w:val="top"/>
          </w:tcPr>
          <w:p w14:paraId="3F7D923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把用户信息、订单、预约、评分等写入或读取数据库。</w:t>
            </w:r>
          </w:p>
        </w:tc>
        <w:tc>
          <w:tcPr>
            <w:tcW w:w="2286" w:type="dxa"/>
            <w:tcBorders>
              <w:top w:val="nil"/>
              <w:left w:val="nil"/>
              <w:bottom w:val="nil"/>
              <w:right w:val="nil"/>
            </w:tcBorders>
            <w:tcMar>
              <w:top w:w="-1" w:type="dxa"/>
              <w:left w:w="-1" w:type="dxa"/>
              <w:bottom w:w="-1" w:type="dxa"/>
              <w:right w:w="-1" w:type="dxa"/>
            </w:tcMar>
            <w:vAlign w:val="top"/>
          </w:tcPr>
          <w:p w14:paraId="2B2FFB63">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数据库、表结构、查询/新增/更新</w:t>
            </w:r>
          </w:p>
        </w:tc>
        <w:tc>
          <w:tcPr>
            <w:tcW w:w="2286" w:type="dxa"/>
            <w:tcBorders>
              <w:top w:val="nil"/>
              <w:left w:val="nil"/>
              <w:bottom w:val="nil"/>
              <w:right w:val="nil"/>
            </w:tcBorders>
            <w:tcMar>
              <w:top w:w="-1" w:type="dxa"/>
              <w:left w:w="-1" w:type="dxa"/>
              <w:bottom w:w="-1" w:type="dxa"/>
              <w:right w:w="-1" w:type="dxa"/>
            </w:tcMar>
            <w:vAlign w:val="top"/>
          </w:tcPr>
          <w:p w14:paraId="42768C3F">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截图：数据表、查询结果、运行记录</w:t>
            </w:r>
          </w:p>
        </w:tc>
      </w:tr>
      <w:tr w14:paraId="603B7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67975EB9">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模块4：外部工具调用</w:t>
            </w:r>
          </w:p>
        </w:tc>
        <w:tc>
          <w:tcPr>
            <w:tcW w:w="2286" w:type="dxa"/>
            <w:tcBorders>
              <w:top w:val="nil"/>
              <w:left w:val="nil"/>
              <w:bottom w:val="nil"/>
              <w:right w:val="nil"/>
            </w:tcBorders>
            <w:tcMar>
              <w:top w:w="-1" w:type="dxa"/>
              <w:left w:w="-1" w:type="dxa"/>
              <w:bottom w:w="-1" w:type="dxa"/>
              <w:right w:w="-1" w:type="dxa"/>
            </w:tcMar>
            <w:vAlign w:val="top"/>
          </w:tcPr>
          <w:p w14:paraId="722D020D">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调用插件完成联网搜索、地图、天气、OCR、邮件、日程等扩展能力。</w:t>
            </w:r>
          </w:p>
        </w:tc>
        <w:tc>
          <w:tcPr>
            <w:tcW w:w="2286" w:type="dxa"/>
            <w:tcBorders>
              <w:top w:val="nil"/>
              <w:left w:val="nil"/>
              <w:bottom w:val="nil"/>
              <w:right w:val="nil"/>
            </w:tcBorders>
            <w:tcMar>
              <w:top w:w="-1" w:type="dxa"/>
              <w:left w:w="-1" w:type="dxa"/>
              <w:bottom w:w="-1" w:type="dxa"/>
              <w:right w:w="-1" w:type="dxa"/>
            </w:tcMar>
            <w:vAlign w:val="top"/>
          </w:tcPr>
          <w:p w14:paraId="058AE4B4">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插件/API调用</w:t>
            </w:r>
          </w:p>
        </w:tc>
        <w:tc>
          <w:tcPr>
            <w:tcW w:w="2286" w:type="dxa"/>
            <w:tcBorders>
              <w:top w:val="nil"/>
              <w:left w:val="nil"/>
              <w:bottom w:val="nil"/>
              <w:right w:val="nil"/>
            </w:tcBorders>
            <w:tcMar>
              <w:top w:w="-1" w:type="dxa"/>
              <w:left w:w="-1" w:type="dxa"/>
              <w:bottom w:w="-1" w:type="dxa"/>
              <w:right w:w="-1" w:type="dxa"/>
            </w:tcMar>
            <w:vAlign w:val="top"/>
          </w:tcPr>
          <w:p w14:paraId="1DC989CF">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截图：插件配置、调用结果</w:t>
            </w:r>
          </w:p>
        </w:tc>
      </w:tr>
      <w:tr w14:paraId="297CA8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single" w:color="auto" w:sz="12" w:space="0"/>
              <w:right w:val="nil"/>
            </w:tcBorders>
            <w:tcMar>
              <w:top w:w="-1" w:type="dxa"/>
              <w:left w:w="-1" w:type="dxa"/>
              <w:bottom w:w="-1" w:type="dxa"/>
              <w:right w:w="-1" w:type="dxa"/>
            </w:tcMar>
            <w:vAlign w:val="top"/>
          </w:tcPr>
          <w:p w14:paraId="34385DDF">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模块5：综合演示</w:t>
            </w:r>
          </w:p>
        </w:tc>
        <w:tc>
          <w:tcPr>
            <w:tcW w:w="2286" w:type="dxa"/>
            <w:tcBorders>
              <w:top w:val="nil"/>
              <w:left w:val="nil"/>
              <w:bottom w:val="single" w:color="auto" w:sz="12" w:space="0"/>
              <w:right w:val="nil"/>
            </w:tcBorders>
            <w:tcMar>
              <w:top w:w="-1" w:type="dxa"/>
              <w:left w:w="-1" w:type="dxa"/>
              <w:bottom w:w="-1" w:type="dxa"/>
              <w:right w:w="-1" w:type="dxa"/>
            </w:tcMar>
            <w:vAlign w:val="top"/>
          </w:tcPr>
          <w:p w14:paraId="04F30B03">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组合以上能力完成一个完整业务闭环。</w:t>
            </w:r>
          </w:p>
        </w:tc>
        <w:tc>
          <w:tcPr>
            <w:tcW w:w="2286" w:type="dxa"/>
            <w:tcBorders>
              <w:top w:val="nil"/>
              <w:left w:val="nil"/>
              <w:bottom w:val="single" w:color="auto" w:sz="12" w:space="0"/>
              <w:right w:val="nil"/>
            </w:tcBorders>
            <w:tcMar>
              <w:top w:w="-1" w:type="dxa"/>
              <w:left w:w="-1" w:type="dxa"/>
              <w:bottom w:w="-1" w:type="dxa"/>
              <w:right w:w="-1" w:type="dxa"/>
            </w:tcMar>
            <w:vAlign w:val="top"/>
          </w:tcPr>
          <w:p w14:paraId="089CEF3E">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多能力协同</w:t>
            </w:r>
          </w:p>
        </w:tc>
        <w:tc>
          <w:tcPr>
            <w:tcW w:w="2286" w:type="dxa"/>
            <w:tcBorders>
              <w:top w:val="nil"/>
              <w:left w:val="nil"/>
              <w:bottom w:val="single" w:color="auto" w:sz="12" w:space="0"/>
              <w:right w:val="nil"/>
            </w:tcBorders>
            <w:tcMar>
              <w:top w:w="-1" w:type="dxa"/>
              <w:left w:w="-1" w:type="dxa"/>
              <w:bottom w:w="-1" w:type="dxa"/>
              <w:right w:w="-1" w:type="dxa"/>
            </w:tcMar>
            <w:vAlign w:val="top"/>
          </w:tcPr>
          <w:p w14:paraId="30963B8A">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录屏/链接/现场演示</w:t>
            </w:r>
          </w:p>
        </w:tc>
      </w:tr>
    </w:tbl>
    <w:p w14:paraId="45274100">
      <w:pPr>
        <w:rPr>
          <w:rFonts w:ascii="Times New Roman" w:hAnsi="Times New Roman" w:eastAsia="黑体"/>
          <w:color w:val="auto"/>
        </w:rPr>
      </w:pPr>
      <w:bookmarkStart w:id="6" w:name="_Toc11491"/>
      <w:r>
        <w:rPr>
          <w:rFonts w:ascii="SimSun" w:hAnsi="SimSun" w:eastAsia="宋体"/>
          <w:sz w:val="24"/>
          <w:szCs w:val="24"/>
        </w:rPr>
        <w:br w:type="page"/>
      </w:r>
    </w:p>
    <w:p w14:paraId="3A79B306">
      <w:pPr>
        <w:pStyle w:val="3"/>
        <w:jc w:val="center"/>
        <w:rPr>
          <w:color w:val="auto"/>
        </w:rPr>
      </w:pPr>
      <w:r>
        <w:rPr>
          <w:rFonts w:ascii="SimSun" w:hAnsi="SimSun" w:eastAsia="宋体"/>
          <w:sz w:val="30"/>
          <w:szCs w:val="30"/>
          <w:b/>
          <w:bCs/>
        </w:rPr>
        <w:t>第2章 智能体总体设计</w:t>
      </w:r>
      <w:bookmarkEnd w:id="6"/>
    </w:p>
    <w:p w14:paraId="742D0969">
      <w:pPr>
        <w:pStyle w:val="4"/>
        <w:jc w:val="left"/>
        <w:rPr>
          <w:color w:val="auto"/>
        </w:rPr>
      </w:pPr>
      <w:bookmarkStart w:id="7" w:name="_Toc21605"/>
      <w:r>
        <w:rPr>
          <w:rFonts w:ascii="SimSun" w:hAnsi="SimSun" w:eastAsia="宋体"/>
          <w:sz w:val="28"/>
          <w:szCs w:val="28"/>
          <w:b/>
          <w:bCs/>
        </w:rPr>
        <w:t>2.1 应用总体架构</w:t>
      </w:r>
      <w:bookmarkEnd w:id="7"/>
    </w:p>
    <w:p w14:paraId="4098A8FD">
      <w:pPr>
        <w:spacing w:after="120" w:line="288" w:lineRule="auto"/>
        <w:ind w:firstLine="420"/>
        <w:rPr>
          <w:rFonts w:hint="eastAsia" w:ascii="宋体" w:hAnsi="宋体" w:cs="宋体"/>
          <w:color w:val="auto"/>
          <w:sz w:val="24"/>
          <w:szCs w:val="24"/>
        </w:rPr>
      </w:pPr>
      <w:r>
        <w:rPr>
          <w:rFonts w:ascii="SimSun" w:hAnsi="SimSun" w:eastAsia="宋体"/>
          <w:sz w:val="24"/>
          <w:szCs w:val="24"/>
        </w:rPr>
        <w:t>用文字和图示说明智能体应用的总体结构，建议至少包含：用户入口、智能体角色层、工作流层、知识库层、数据库层、插件/工具层、输出展示层。</w:t>
      </w:r>
    </w:p>
    <w:tbl>
      <w:tblPr>
        <w:tblStyle w:val="35"/>
        <w:tblW w:w="5000" w:type="pct"/>
        <w:jc w:val="center"/>
        <w:tblLayout w:type="fixed"/>
        <w:tblCellMar>
          <w:top w:w="0" w:type="dxa"/>
          <w:left w:w="108" w:type="dxa"/>
          <w:bottom w:w="0" w:type="dxa"/>
          <w:right w:w="108" w:type="dxa"/>
        </w:tblCellMar>
      </w:tblPr>
      <w:tblGrid>
        <w:gridCol w:w="9406"/>
      </w:tblGrid>
      <w:tr w14:paraId="4EF4C384">
        <w:tblPrEx>
          <w:tblCellMar>
            <w:top w:w="0" w:type="dxa"/>
            <w:left w:w="108" w:type="dxa"/>
            <w:bottom w:w="0" w:type="dxa"/>
            <w:right w:w="108" w:type="dxa"/>
          </w:tblCellMar>
        </w:tblPrEx>
        <w:trPr>
          <w:jc w:val="center"/>
        </w:trPr>
        <w:tc>
          <w:tcPr>
            <w:tcW w:w="9144" w:type="dxa"/>
            <w:shd w:val="clear" w:color="auto" w:fill="F2F2F2"/>
            <w:vAlign w:val="top"/>
          </w:tcPr>
          <w:p w14:paraId="3483F1CB">
            <w:pPr>
              <w:spacing w:before="480"/>
              <w:jc w:val="center"/>
              <w:rPr>
                <w:color w:val="auto"/>
              </w:rPr>
            </w:pPr>
            <w:r>
              <w:rPr>
                <w:rFonts w:ascii="SimSun" w:hAnsi="SimSun" w:eastAsia="宋体"/>
                <w:sz w:val="24"/>
                <w:szCs w:val="24"/>
              </w:rPr>
              <w:t>此处粘贴截图 / 架构图 / 运行效果图</w:t>
            </w:r>
          </w:p>
          <w:p w14:paraId="304F8661">
            <w:pPr>
              <w:jc w:val="center"/>
              <w:rPr>
                <w:color w:val="auto"/>
              </w:rPr>
            </w:pPr>
            <w:r>
              <w:rPr>
                <w:rFonts w:ascii="SimSun" w:hAnsi="SimSun" w:eastAsia="宋体"/>
                <w:sz w:val="24"/>
                <w:szCs w:val="24"/>
              </w:rPr>
              <w:t>要求：图像清晰，能看清关键配置、输入输出或运行结果</w:t>
            </w:r>
          </w:p>
        </w:tc>
      </w:tr>
    </w:tbl>
    <w:p w14:paraId="4536004C">
      <w:pPr>
        <w:spacing w:after="120"/>
        <w:ind w:firstLine="480"/>
        <w:jc w:val="center"/>
        <w:rPr>
          <w:color w:val="auto"/>
        </w:rPr>
      </w:pPr>
      <w:r>
        <w:rPr>
          <w:rFonts w:ascii="SimSun" w:hAnsi="SimSun" w:eastAsia="宋体"/>
          <w:sz w:val="24"/>
          <w:szCs w:val="24"/>
        </w:rPr>
        <w:t>图2.1 智能体应用总体架构图</w:t>
      </w:r>
    </w:p>
    <w:tbl>
      <w:tblPr>
        <w:tblStyle w:val="35"/>
        <w:tblW w:w="5000" w:type="pct"/>
        <w:jc w:val="center"/>
        <w:tblLayout w:type="fixed"/>
        <w:tblCellMar>
          <w:top w:w="0" w:type="dxa"/>
          <w:left w:w="108" w:type="dxa"/>
          <w:bottom w:w="0" w:type="dxa"/>
          <w:right w:w="108" w:type="dxa"/>
        </w:tblCellMar>
      </w:tblPr>
      <w:tblGrid>
        <w:gridCol w:w="9406"/>
      </w:tblGrid>
      <w:tr w14:paraId="6E66FDEF">
        <w:tblPrEx>
          <w:tblCellMar>
            <w:top w:w="0" w:type="dxa"/>
            <w:left w:w="108" w:type="dxa"/>
            <w:bottom w:w="0" w:type="dxa"/>
            <w:right w:w="108" w:type="dxa"/>
          </w:tblCellMar>
        </w:tblPrEx>
        <w:trPr>
          <w:jc w:val="center"/>
        </w:trPr>
        <w:tc>
          <w:tcPr>
            <w:tcW w:w="9144" w:type="dxa"/>
            <w:shd w:val="clear" w:color="auto" w:fill="EEF3F8"/>
            <w:vAlign w:val="top"/>
          </w:tcPr>
          <w:p w14:paraId="05272894">
            <w:pPr>
              <w:spacing w:after="80"/>
              <w:rPr>
                <w:color w:val="auto"/>
              </w:rPr>
            </w:pPr>
            <w:r>
              <w:rPr>
                <w:rFonts w:ascii="SimSun" w:hAnsi="SimSun" w:eastAsia="宋体"/>
                <w:sz w:val="24"/>
                <w:szCs w:val="24"/>
              </w:rPr>
              <w:t>架构图建议</w:t>
            </w:r>
          </w:p>
          <w:p w14:paraId="5E08E4B5">
            <w:pPr>
              <w:spacing w:after="40"/>
              <w:ind w:left="170"/>
              <w:rPr>
                <w:color w:val="auto"/>
              </w:rPr>
            </w:pPr>
            <w:r>
              <w:rPr>
                <w:rFonts w:ascii="SimSun" w:hAnsi="SimSun" w:eastAsia="宋体"/>
                <w:sz w:val="24"/>
                <w:szCs w:val="24"/>
              </w:rPr>
              <w:t>• 可以使用平台自带截图，也可以用流程图工具绘制。</w:t>
            </w:r>
          </w:p>
          <w:p w14:paraId="7B893AE1">
            <w:pPr>
              <w:spacing w:after="40"/>
              <w:ind w:left="170"/>
              <w:rPr>
                <w:color w:val="auto"/>
              </w:rPr>
            </w:pPr>
            <w:r>
              <w:rPr>
                <w:rFonts w:ascii="SimSun" w:hAnsi="SimSun" w:eastAsia="宋体"/>
                <w:sz w:val="24"/>
                <w:szCs w:val="24"/>
              </w:rPr>
              <w:t>• 图中要体现各模块之间的数据流向，如“用户输入—意图识别—知识检索—工作流处理—插件调用—数据库记录—结果输出”。</w:t>
            </w:r>
          </w:p>
          <w:p w14:paraId="1C85F8A0">
            <w:pPr>
              <w:spacing w:after="40"/>
              <w:ind w:left="170"/>
              <w:rPr>
                <w:color w:val="auto"/>
              </w:rPr>
            </w:pPr>
            <w:r>
              <w:rPr>
                <w:rFonts w:ascii="SimSun" w:hAnsi="SimSun" w:eastAsia="宋体"/>
                <w:sz w:val="24"/>
                <w:szCs w:val="24"/>
              </w:rPr>
              <w:t>• 不要只放平台首页截图，应让教师能看懂系统组成。</w:t>
            </w:r>
          </w:p>
        </w:tc>
      </w:tr>
    </w:tbl>
    <w:p w14:paraId="5DA9EC84">
      <w:pPr>
        <w:rPr>
          <w:color w:val="auto"/>
        </w:rPr>
      </w:pPr>
    </w:p>
    <w:p w14:paraId="5C8A6DB2">
      <w:pPr>
        <w:pStyle w:val="4"/>
        <w:jc w:val="left"/>
        <w:rPr>
          <w:color w:val="auto"/>
        </w:rPr>
      </w:pPr>
      <w:bookmarkStart w:id="8" w:name="_Toc19167"/>
      <w:r>
        <w:rPr>
          <w:rFonts w:ascii="SimSun" w:hAnsi="SimSun" w:eastAsia="宋体"/>
          <w:sz w:val="28"/>
          <w:szCs w:val="28"/>
          <w:b/>
          <w:bCs/>
        </w:rPr>
        <w:t>2.2 智能体角色设定</w:t>
      </w:r>
      <w:bookmarkEnd w:id="8"/>
    </w:p>
    <w:p w14:paraId="13F3179D">
      <w:pPr>
        <w:spacing w:after="120" w:line="288" w:lineRule="auto"/>
        <w:ind w:firstLine="420"/>
        <w:rPr>
          <w:rFonts w:hint="eastAsia" w:ascii="宋体" w:hAnsi="宋体" w:cs="宋体"/>
          <w:color w:val="auto"/>
          <w:sz w:val="24"/>
          <w:szCs w:val="24"/>
        </w:rPr>
      </w:pPr>
      <w:r>
        <w:rPr>
          <w:rFonts w:ascii="SimSun" w:hAnsi="SimSun" w:eastAsia="宋体"/>
          <w:sz w:val="24"/>
          <w:szCs w:val="24"/>
        </w:rPr>
        <w:t>角色设定是智能体应用的核心入口。本节应完整展示智能体名称、身份定位、服务对象、语气风格、能力边界、禁止行为和输出格式要求。</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399"/>
        <w:gridCol w:w="8007"/>
      </w:tblGrid>
      <w:tr w14:paraId="4A7029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572"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65746DAD">
            <w:pPr>
              <w:snapToGrid w:val="0"/>
              <w:spacing w:line="240" w:lineRule="auto"/>
              <w:ind w:left="0" w:leftChars="0" w:right="0" w:rightChars="0" w:firstLine="0" w:firstLineChars="0"/>
              <w:jc w:val="center"/>
              <w:rPr>
                <w:rFonts w:ascii="Times New Roman" w:eastAsia="宋体"/>
                <w:b/>
                <w:color w:val="auto"/>
                <w:sz w:val="21"/>
                <w:szCs w:val="21"/>
              </w:rPr>
            </w:pPr>
            <w:r>
              <w:rPr>
                <w:rFonts w:ascii="SimSun" w:hAnsi="SimSun" w:eastAsia="宋体"/>
                <w:sz w:val="24"/>
                <w:szCs w:val="24"/>
              </w:rPr>
              <w:t>项目</w:t>
            </w:r>
          </w:p>
        </w:tc>
        <w:tc>
          <w:tcPr>
            <w:tcW w:w="4572"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21FA72E">
            <w:pPr>
              <w:snapToGrid w:val="0"/>
              <w:spacing w:line="240" w:lineRule="auto"/>
              <w:ind w:left="0" w:leftChars="0" w:right="0" w:rightChars="0" w:firstLine="0" w:firstLineChars="0"/>
              <w:jc w:val="center"/>
              <w:rPr>
                <w:rFonts w:ascii="Times New Roman" w:eastAsia="宋体"/>
                <w:b/>
                <w:color w:val="auto"/>
                <w:sz w:val="21"/>
                <w:szCs w:val="21"/>
              </w:rPr>
            </w:pPr>
            <w:r>
              <w:rPr>
                <w:rFonts w:ascii="SimSun" w:hAnsi="SimSun" w:eastAsia="宋体"/>
                <w:sz w:val="24"/>
                <w:szCs w:val="24"/>
              </w:rPr>
              <w:t>填写内容</w:t>
            </w:r>
          </w:p>
        </w:tc>
      </w:tr>
      <w:tr w14:paraId="31E57C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single" w:color="auto" w:sz="4" w:space="0"/>
              <w:left w:val="nil"/>
              <w:bottom w:val="nil"/>
              <w:right w:val="nil"/>
            </w:tcBorders>
            <w:tcMar>
              <w:top w:w="-1" w:type="dxa"/>
              <w:left w:w="-1" w:type="dxa"/>
              <w:bottom w:w="-1" w:type="dxa"/>
              <w:right w:w="-1" w:type="dxa"/>
            </w:tcMar>
            <w:vAlign w:val="top"/>
          </w:tcPr>
          <w:p w14:paraId="56AFC8BA">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智能体名称</w:t>
            </w:r>
          </w:p>
        </w:tc>
        <w:tc>
          <w:tcPr>
            <w:tcW w:w="4572" w:type="dxa"/>
            <w:tcBorders>
              <w:top w:val="single" w:color="auto" w:sz="4" w:space="0"/>
              <w:left w:val="nil"/>
              <w:bottom w:val="nil"/>
              <w:right w:val="nil"/>
            </w:tcBorders>
            <w:tcMar>
              <w:top w:w="-1" w:type="dxa"/>
              <w:left w:w="-1" w:type="dxa"/>
              <w:bottom w:w="-1" w:type="dxa"/>
              <w:right w:w="-1" w:type="dxa"/>
            </w:tcMar>
            <w:vAlign w:val="top"/>
          </w:tcPr>
          <w:p>
            <w:r>
              <w:rPr>
                <w:rFonts w:ascii="SimSun" w:hAnsi="SimSun" w:eastAsia="宋体"/>
                <w:sz w:val="24"/>
                <w:szCs w:val="24"/>
              </w:rPr>
              <w:t>资深申报撰写专家</w:t>
            </w:r>
          </w:p>
        </w:tc>
      </w:tr>
      <w:tr w14:paraId="6FD7C3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nil"/>
              <w:right w:val="nil"/>
            </w:tcBorders>
            <w:tcMar>
              <w:top w:w="-1" w:type="dxa"/>
              <w:left w:w="-1" w:type="dxa"/>
              <w:bottom w:w="-1" w:type="dxa"/>
              <w:right w:w="-1" w:type="dxa"/>
            </w:tcMar>
            <w:vAlign w:val="top"/>
          </w:tcPr>
          <w:p w14:paraId="3246D0CD">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角色身份</w:t>
            </w:r>
          </w:p>
        </w:tc>
        <w:tc>
          <w:tcPr>
            <w:tcW w:w="4572" w:type="dxa"/>
            <w:tcBorders>
              <w:top w:val="nil"/>
              <w:left w:val="nil"/>
              <w:bottom w:val="nil"/>
              <w:right w:val="nil"/>
            </w:tcBorders>
            <w:tcMar>
              <w:top w:w="-1" w:type="dxa"/>
              <w:left w:w="-1" w:type="dxa"/>
              <w:bottom w:w="-1" w:type="dxa"/>
              <w:right w:w="-1" w:type="dxa"/>
            </w:tcMar>
            <w:vAlign w:val="top"/>
          </w:tcPr>
          <w:p w14:paraId="4E67144A">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例如：校园课程助手、企业售后客服、心理科普助手、智能导购、科研资料助手等。</w:t>
            </w:r>
          </w:p>
        </w:tc>
      </w:tr>
      <w:tr w14:paraId="3EDBA99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nil"/>
              <w:right w:val="nil"/>
            </w:tcBorders>
            <w:tcMar>
              <w:top w:w="-1" w:type="dxa"/>
              <w:left w:w="-1" w:type="dxa"/>
              <w:bottom w:w="-1" w:type="dxa"/>
              <w:right w:w="-1" w:type="dxa"/>
            </w:tcMar>
            <w:vAlign w:val="top"/>
          </w:tcPr>
          <w:p w14:paraId="7CAD1862">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服务对象</w:t>
            </w:r>
          </w:p>
        </w:tc>
        <w:tc>
          <w:tcPr>
            <w:tcW w:w="4572" w:type="dxa"/>
            <w:tcBorders>
              <w:top w:val="nil"/>
              <w:left w:val="nil"/>
              <w:bottom w:val="nil"/>
              <w:right w:val="nil"/>
            </w:tcBorders>
            <w:tcMar>
              <w:top w:w="-1" w:type="dxa"/>
              <w:left w:w="-1" w:type="dxa"/>
              <w:bottom w:w="-1" w:type="dxa"/>
              <w:right w:w="-1" w:type="dxa"/>
            </w:tcMar>
            <w:vAlign w:val="top"/>
          </w:tcPr>
          <w:p w14:paraId="7174EE67">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面向哪些用户，用户水平、需求和使用环境如何。</w:t>
            </w:r>
          </w:p>
        </w:tc>
      </w:tr>
      <w:tr w14:paraId="3301ED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nil"/>
              <w:right w:val="nil"/>
            </w:tcBorders>
            <w:tcMar>
              <w:top w:w="-1" w:type="dxa"/>
              <w:left w:w="-1" w:type="dxa"/>
              <w:bottom w:w="-1" w:type="dxa"/>
              <w:right w:w="-1" w:type="dxa"/>
            </w:tcMar>
            <w:vAlign w:val="top"/>
          </w:tcPr>
          <w:p w14:paraId="5AB62ABC">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核心任务</w:t>
            </w:r>
          </w:p>
        </w:tc>
        <w:tc>
          <w:tcPr>
            <w:tcW w:w="4572" w:type="dxa"/>
            <w:tcBorders>
              <w:top w:val="nil"/>
              <w:left w:val="nil"/>
              <w:bottom w:val="nil"/>
              <w:right w:val="nil"/>
            </w:tcBorders>
            <w:tcMar>
              <w:top w:w="-1" w:type="dxa"/>
              <w:left w:w="-1" w:type="dxa"/>
              <w:bottom w:w="-1" w:type="dxa"/>
              <w:right w:w="-1" w:type="dxa"/>
            </w:tcMar>
            <w:vAlign w:val="top"/>
          </w:tcPr>
          <w:p w14:paraId="0F02C133">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智能体主要帮助用户完成哪些任务，最好列出3—5项。</w:t>
            </w:r>
          </w:p>
        </w:tc>
      </w:tr>
      <w:tr w14:paraId="4B7203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nil"/>
              <w:right w:val="nil"/>
            </w:tcBorders>
            <w:tcMar>
              <w:top w:w="-1" w:type="dxa"/>
              <w:left w:w="-1" w:type="dxa"/>
              <w:bottom w:w="-1" w:type="dxa"/>
              <w:right w:w="-1" w:type="dxa"/>
            </w:tcMar>
            <w:vAlign w:val="top"/>
          </w:tcPr>
          <w:p w14:paraId="15E09007">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语气风格</w:t>
            </w:r>
          </w:p>
        </w:tc>
        <w:tc>
          <w:tcPr>
            <w:tcW w:w="4572" w:type="dxa"/>
            <w:tcBorders>
              <w:top w:val="nil"/>
              <w:left w:val="nil"/>
              <w:bottom w:val="nil"/>
              <w:right w:val="nil"/>
            </w:tcBorders>
            <w:tcMar>
              <w:top w:w="-1" w:type="dxa"/>
              <w:left w:w="-1" w:type="dxa"/>
              <w:bottom w:w="-1" w:type="dxa"/>
              <w:right w:w="-1" w:type="dxa"/>
            </w:tcMar>
            <w:vAlign w:val="top"/>
          </w:tcPr>
          <w:p w14:paraId="6FBF0367">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专业、简洁、友好、分步骤、鼓励式、正式等。</w:t>
            </w:r>
          </w:p>
        </w:tc>
      </w:tr>
      <w:tr w14:paraId="5DAC86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nil"/>
              <w:right w:val="nil"/>
            </w:tcBorders>
            <w:tcMar>
              <w:top w:w="-1" w:type="dxa"/>
              <w:left w:w="-1" w:type="dxa"/>
              <w:bottom w:w="-1" w:type="dxa"/>
              <w:right w:w="-1" w:type="dxa"/>
            </w:tcMar>
            <w:vAlign w:val="top"/>
          </w:tcPr>
          <w:p w14:paraId="147EA115">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能力边界</w:t>
            </w:r>
          </w:p>
        </w:tc>
        <w:tc>
          <w:tcPr>
            <w:tcW w:w="4572" w:type="dxa"/>
            <w:tcBorders>
              <w:top w:val="nil"/>
              <w:left w:val="nil"/>
              <w:bottom w:val="nil"/>
              <w:right w:val="nil"/>
            </w:tcBorders>
            <w:tcMar>
              <w:top w:w="-1" w:type="dxa"/>
              <w:left w:w="-1" w:type="dxa"/>
              <w:bottom w:w="-1" w:type="dxa"/>
              <w:right w:w="-1" w:type="dxa"/>
            </w:tcMar>
            <w:vAlign w:val="top"/>
          </w:tcPr>
          <w:p w14:paraId="7DFB8505">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不确定时如何处理；哪些问题不能回答；是否需要提醒用户人工复核。</w:t>
            </w:r>
          </w:p>
        </w:tc>
      </w:tr>
      <w:tr w14:paraId="012C49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single" w:color="auto" w:sz="12" w:space="0"/>
              <w:right w:val="nil"/>
            </w:tcBorders>
            <w:tcMar>
              <w:top w:w="-1" w:type="dxa"/>
              <w:left w:w="-1" w:type="dxa"/>
              <w:bottom w:w="-1" w:type="dxa"/>
              <w:right w:w="-1" w:type="dxa"/>
            </w:tcMar>
            <w:vAlign w:val="top"/>
          </w:tcPr>
          <w:p w14:paraId="4A2526F5">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输出格式</w:t>
            </w:r>
          </w:p>
        </w:tc>
        <w:tc>
          <w:tcPr>
            <w:tcW w:w="4572" w:type="dxa"/>
            <w:tcBorders>
              <w:top w:val="nil"/>
              <w:left w:val="nil"/>
              <w:bottom w:val="single" w:color="auto" w:sz="12" w:space="0"/>
              <w:right w:val="nil"/>
            </w:tcBorders>
            <w:tcMar>
              <w:top w:w="-1" w:type="dxa"/>
              <w:left w:w="-1" w:type="dxa"/>
              <w:bottom w:w="-1" w:type="dxa"/>
              <w:right w:w="-1" w:type="dxa"/>
            </w:tcMar>
            <w:vAlign w:val="top"/>
          </w:tcPr>
          <w:p w14:paraId="150AEE94">
            <w:pPr>
              <w:snapToGrid w:val="0"/>
              <w:spacing w:line="240" w:lineRule="auto"/>
              <w:ind w:left="0" w:leftChars="0" w:right="0" w:rightChars="0" w:firstLine="0" w:firstLineChars="0"/>
              <w:jc w:val="center"/>
              <w:rPr>
                <w:rFonts w:ascii="Times New Roman" w:eastAsia="宋体"/>
                <w:color w:val="auto"/>
                <w:sz w:val="21"/>
                <w:szCs w:val="21"/>
              </w:rPr>
            </w:pPr>
            <w:r>
              <w:rPr>
                <w:rFonts w:ascii="SimSun" w:hAnsi="SimSun" w:eastAsia="宋体"/>
                <w:sz w:val="24"/>
                <w:szCs w:val="24"/>
              </w:rPr>
              <w:t>例如：先结论、再步骤、最后给清单；表格输出；JSON输出；可复制文本输出等。</w:t>
            </w:r>
          </w:p>
        </w:tc>
      </w:tr>
    </w:tbl>
    <w:p w14:paraId="05B6E3AD">
      <w:pPr>
        <w:rPr>
          <w:color w:val="auto"/>
        </w:rPr>
      </w:pPr>
    </w:p>
    <w:p w14:paraId="2623D77F">
      <w:pPr>
        <w:pStyle w:val="4"/>
        <w:jc w:val="left"/>
        <w:rPr>
          <w:color w:val="auto"/>
        </w:rPr>
      </w:pPr>
      <w:bookmarkStart w:id="9" w:name="_Toc25054"/>
      <w:r>
        <w:rPr>
          <w:rFonts w:ascii="SimSun" w:hAnsi="SimSun" w:eastAsia="宋体"/>
          <w:sz w:val="28"/>
          <w:szCs w:val="28"/>
          <w:b/>
          <w:bCs/>
        </w:rPr>
        <w:t>2.3 任务边界、安全约束与交互策略</w:t>
      </w:r>
      <w:bookmarkEnd w:id="9"/>
    </w:p>
    <w:p w14:paraId="5690F52F">
      <w:pPr>
        <w:spacing w:after="120" w:line="288" w:lineRule="auto"/>
        <w:ind w:firstLine="420"/>
        <w:rPr>
          <w:rFonts w:hint="eastAsia" w:ascii="宋体" w:hAnsi="宋体" w:cs="宋体"/>
          <w:color w:val="auto"/>
          <w:sz w:val="24"/>
          <w:szCs w:val="24"/>
        </w:rPr>
      </w:pPr>
      <w:r>
        <w:rPr>
          <w:rFonts w:ascii="SimSun" w:hAnsi="SimSun" w:eastAsia="宋体"/>
          <w:sz w:val="24"/>
          <w:szCs w:val="24"/>
        </w:rPr>
        <w:t>说明智能体如何避免误导用户、如何处理敏感或超出能力范围的问题、如何引导用户补充必要信息。</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390"/>
        <w:gridCol w:w="4760"/>
        <w:gridCol w:w="3256"/>
      </w:tblGrid>
      <w:tr w14:paraId="353F31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048"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72B307B7">
            <w:pPr>
              <w:keepNext/>
              <w:snapToGrid w:val="0"/>
              <w:spacing w:line="240" w:lineRule="auto"/>
              <w:ind w:left="0" w:leftChars="0" w:right="0" w:rightChars="0" w:firstLine="0" w:firstLineChars="0"/>
              <w:jc w:val="center"/>
              <w:rPr>
                <w:rFonts w:hint="eastAsia" w:ascii="宋体" w:hAnsi="宋体" w:eastAsia="宋体" w:cs="宋体"/>
                <w:b/>
                <w:color w:val="auto"/>
                <w:sz w:val="21"/>
                <w:szCs w:val="21"/>
              </w:rPr>
            </w:pPr>
            <w:r>
              <w:rPr>
                <w:rFonts w:ascii="SimSun" w:hAnsi="SimSun" w:eastAsia="宋体"/>
                <w:sz w:val="24"/>
                <w:szCs w:val="24"/>
              </w:rPr>
              <w:t>约束类型</w:t>
            </w:r>
          </w:p>
        </w:tc>
        <w:tc>
          <w:tcPr>
            <w:tcW w:w="3048"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CAA0246">
            <w:pPr>
              <w:keepNext/>
              <w:snapToGrid w:val="0"/>
              <w:spacing w:line="240" w:lineRule="auto"/>
              <w:ind w:left="0" w:leftChars="0" w:right="0" w:rightChars="0" w:firstLine="0" w:firstLineChars="0"/>
              <w:jc w:val="center"/>
              <w:rPr>
                <w:rFonts w:hint="eastAsia" w:ascii="宋体" w:hAnsi="宋体" w:eastAsia="宋体" w:cs="宋体"/>
                <w:b/>
                <w:color w:val="auto"/>
                <w:sz w:val="21"/>
                <w:szCs w:val="21"/>
              </w:rPr>
            </w:pPr>
            <w:r>
              <w:rPr>
                <w:rFonts w:ascii="SimSun" w:hAnsi="SimSun" w:eastAsia="宋体"/>
                <w:sz w:val="24"/>
                <w:szCs w:val="24"/>
              </w:rPr>
              <w:t>具体规则</w:t>
            </w:r>
          </w:p>
        </w:tc>
        <w:tc>
          <w:tcPr>
            <w:tcW w:w="3048"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6271ABD6">
            <w:pPr>
              <w:keepNext/>
              <w:snapToGrid w:val="0"/>
              <w:spacing w:line="240" w:lineRule="auto"/>
              <w:ind w:left="0" w:leftChars="0" w:right="0" w:rightChars="0" w:firstLine="0" w:firstLineChars="0"/>
              <w:jc w:val="center"/>
              <w:rPr>
                <w:rFonts w:hint="eastAsia" w:ascii="宋体" w:hAnsi="宋体" w:eastAsia="宋体" w:cs="宋体"/>
                <w:b/>
                <w:color w:val="auto"/>
                <w:sz w:val="21"/>
                <w:szCs w:val="21"/>
              </w:rPr>
            </w:pPr>
            <w:r>
              <w:rPr>
                <w:rFonts w:ascii="SimSun" w:hAnsi="SimSun" w:eastAsia="宋体"/>
                <w:sz w:val="24"/>
                <w:szCs w:val="24"/>
              </w:rPr>
              <w:t>示例表达</w:t>
            </w:r>
          </w:p>
        </w:tc>
      </w:tr>
      <w:tr w14:paraId="61618C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single" w:color="auto" w:sz="4" w:space="0"/>
              <w:left w:val="nil"/>
              <w:bottom w:val="nil"/>
              <w:right w:val="nil"/>
            </w:tcBorders>
            <w:tcMar>
              <w:top w:w="-1" w:type="dxa"/>
              <w:left w:w="-1" w:type="dxa"/>
              <w:bottom w:w="-1" w:type="dxa"/>
              <w:right w:w="-1" w:type="dxa"/>
            </w:tcMar>
            <w:vAlign w:val="top"/>
          </w:tcPr>
          <w:p w14:paraId="39EAB0EA">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事实准确性</w:t>
            </w:r>
          </w:p>
        </w:tc>
        <w:tc>
          <w:tcPr>
            <w:tcW w:w="3048" w:type="dxa"/>
            <w:tcBorders>
              <w:top w:val="single" w:color="auto" w:sz="4" w:space="0"/>
              <w:left w:val="nil"/>
              <w:bottom w:val="nil"/>
              <w:right w:val="nil"/>
            </w:tcBorders>
            <w:tcMar>
              <w:top w:w="-1" w:type="dxa"/>
              <w:left w:w="-1" w:type="dxa"/>
              <w:bottom w:w="-1" w:type="dxa"/>
              <w:right w:w="-1" w:type="dxa"/>
            </w:tcMar>
            <w:vAlign w:val="top"/>
          </w:tcPr>
          <w:p w14:paraId="1C55BFE1">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涉及政策、价格、时间、法律、医疗等信息时，应提示来源和时效。</w:t>
            </w:r>
          </w:p>
        </w:tc>
        <w:tc>
          <w:tcPr>
            <w:tcW w:w="3048" w:type="dxa"/>
            <w:tcBorders>
              <w:top w:val="single" w:color="auto" w:sz="4" w:space="0"/>
              <w:left w:val="nil"/>
              <w:bottom w:val="nil"/>
              <w:right w:val="nil"/>
            </w:tcBorders>
            <w:tcMar>
              <w:top w:w="-1" w:type="dxa"/>
              <w:left w:w="-1" w:type="dxa"/>
              <w:bottom w:w="-1" w:type="dxa"/>
              <w:right w:w="-1" w:type="dxa"/>
            </w:tcMar>
            <w:vAlign w:val="top"/>
          </w:tcPr>
          <w:p w14:paraId="1DE735D4">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“该信息可能变化，请以官方通知为准。”</w:t>
            </w:r>
          </w:p>
        </w:tc>
      </w:tr>
      <w:tr w14:paraId="29447A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nil"/>
              <w:right w:val="nil"/>
            </w:tcBorders>
            <w:tcMar>
              <w:top w:w="-1" w:type="dxa"/>
              <w:left w:w="-1" w:type="dxa"/>
              <w:bottom w:w="-1" w:type="dxa"/>
              <w:right w:w="-1" w:type="dxa"/>
            </w:tcMar>
            <w:vAlign w:val="top"/>
          </w:tcPr>
          <w:p w14:paraId="4776258F">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任务边界</w:t>
            </w:r>
          </w:p>
        </w:tc>
        <w:tc>
          <w:tcPr>
            <w:tcW w:w="3048" w:type="dxa"/>
            <w:tcBorders>
              <w:top w:val="nil"/>
              <w:left w:val="nil"/>
              <w:bottom w:val="nil"/>
              <w:right w:val="nil"/>
            </w:tcBorders>
            <w:tcMar>
              <w:top w:w="-1" w:type="dxa"/>
              <w:left w:w="-1" w:type="dxa"/>
              <w:bottom w:w="-1" w:type="dxa"/>
              <w:right w:w="-1" w:type="dxa"/>
            </w:tcMar>
            <w:vAlign w:val="top"/>
          </w:tcPr>
          <w:p w14:paraId="04083232">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不提供超出项目范围的服务，不承诺无法执行的线下操作。</w:t>
            </w:r>
          </w:p>
        </w:tc>
        <w:tc>
          <w:tcPr>
            <w:tcW w:w="3048" w:type="dxa"/>
            <w:tcBorders>
              <w:top w:val="nil"/>
              <w:left w:val="nil"/>
              <w:bottom w:val="nil"/>
              <w:right w:val="nil"/>
            </w:tcBorders>
            <w:tcMar>
              <w:top w:w="-1" w:type="dxa"/>
              <w:left w:w="-1" w:type="dxa"/>
              <w:bottom w:w="-1" w:type="dxa"/>
              <w:right w:w="-1" w:type="dxa"/>
            </w:tcMar>
            <w:vAlign w:val="top"/>
          </w:tcPr>
          <w:p w14:paraId="3F5099BD">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“我可以帮你整理方案，但不能代替人工审核。”</w:t>
            </w:r>
          </w:p>
        </w:tc>
      </w:tr>
      <w:tr w14:paraId="7DBAD0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nil"/>
              <w:right w:val="nil"/>
            </w:tcBorders>
            <w:tcMar>
              <w:top w:w="-1" w:type="dxa"/>
              <w:left w:w="-1" w:type="dxa"/>
              <w:bottom w:w="-1" w:type="dxa"/>
              <w:right w:w="-1" w:type="dxa"/>
            </w:tcMar>
            <w:vAlign w:val="top"/>
          </w:tcPr>
          <w:p w14:paraId="32D631A8">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隐私保护</w:t>
            </w:r>
          </w:p>
        </w:tc>
        <w:tc>
          <w:tcPr>
            <w:tcW w:w="3048" w:type="dxa"/>
            <w:tcBorders>
              <w:top w:val="nil"/>
              <w:left w:val="nil"/>
              <w:bottom w:val="nil"/>
              <w:right w:val="nil"/>
            </w:tcBorders>
            <w:tcMar>
              <w:top w:w="-1" w:type="dxa"/>
              <w:left w:w="-1" w:type="dxa"/>
              <w:bottom w:w="-1" w:type="dxa"/>
              <w:right w:w="-1" w:type="dxa"/>
            </w:tcMar>
            <w:vAlign w:val="top"/>
          </w:tcPr>
          <w:p w14:paraId="703CA8F4">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不要求用户提供无关个人敏感信息，数据库字段应最小化。</w:t>
            </w:r>
          </w:p>
        </w:tc>
        <w:tc>
          <w:tcPr>
            <w:tcW w:w="3048" w:type="dxa"/>
            <w:tcBorders>
              <w:top w:val="nil"/>
              <w:left w:val="nil"/>
              <w:bottom w:val="nil"/>
              <w:right w:val="nil"/>
            </w:tcBorders>
            <w:tcMar>
              <w:top w:w="-1" w:type="dxa"/>
              <w:left w:w="-1" w:type="dxa"/>
              <w:bottom w:w="-1" w:type="dxa"/>
              <w:right w:w="-1" w:type="dxa"/>
            </w:tcMar>
            <w:vAlign w:val="top"/>
          </w:tcPr>
          <w:p w14:paraId="0035B656">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“请勿输入身份证号、银行卡号等敏感信息。”</w:t>
            </w:r>
          </w:p>
        </w:tc>
      </w:tr>
      <w:tr w14:paraId="42E837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single" w:color="auto" w:sz="12" w:space="0"/>
              <w:right w:val="nil"/>
            </w:tcBorders>
            <w:tcMar>
              <w:top w:w="-1" w:type="dxa"/>
              <w:left w:w="-1" w:type="dxa"/>
              <w:bottom w:w="-1" w:type="dxa"/>
              <w:right w:w="-1" w:type="dxa"/>
            </w:tcMar>
            <w:vAlign w:val="top"/>
          </w:tcPr>
          <w:p w14:paraId="465309CC">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交互澄清</w:t>
            </w:r>
          </w:p>
        </w:tc>
        <w:tc>
          <w:tcPr>
            <w:tcW w:w="3048" w:type="dxa"/>
            <w:tcBorders>
              <w:top w:val="nil"/>
              <w:left w:val="nil"/>
              <w:bottom w:val="single" w:color="auto" w:sz="12" w:space="0"/>
              <w:right w:val="nil"/>
            </w:tcBorders>
            <w:tcMar>
              <w:top w:w="-1" w:type="dxa"/>
              <w:left w:w="-1" w:type="dxa"/>
              <w:bottom w:w="-1" w:type="dxa"/>
              <w:right w:w="-1" w:type="dxa"/>
            </w:tcMar>
            <w:vAlign w:val="top"/>
          </w:tcPr>
          <w:p w14:paraId="375F0860">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用户问题不完整时，先提出1—2个关键澄清问题。</w:t>
            </w:r>
          </w:p>
        </w:tc>
        <w:tc>
          <w:tcPr>
            <w:tcW w:w="3048" w:type="dxa"/>
            <w:tcBorders>
              <w:top w:val="nil"/>
              <w:left w:val="nil"/>
              <w:bottom w:val="single" w:color="auto" w:sz="12" w:space="0"/>
              <w:right w:val="nil"/>
            </w:tcBorders>
            <w:tcMar>
              <w:top w:w="-1" w:type="dxa"/>
              <w:left w:w="-1" w:type="dxa"/>
              <w:bottom w:w="-1" w:type="dxa"/>
              <w:right w:w="-1" w:type="dxa"/>
            </w:tcMar>
            <w:vAlign w:val="top"/>
          </w:tcPr>
          <w:p w14:paraId="546F60F5">
            <w:pPr>
              <w:keepNext/>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“请补充预算范围和使用场景，我再给出推荐。”</w:t>
            </w:r>
          </w:p>
        </w:tc>
      </w:tr>
    </w:tbl>
    <w:p w14:paraId="44BF23ED">
      <w:pPr>
        <w:rPr>
          <w:color w:val="auto"/>
        </w:rPr>
      </w:pPr>
    </w:p>
    <w:p w14:paraId="22E1C72E">
      <w:pPr>
        <w:rPr>
          <w:rFonts w:ascii="Times New Roman" w:hAnsi="Times New Roman" w:eastAsia="黑体"/>
          <w:color w:val="auto"/>
        </w:rPr>
      </w:pPr>
      <w:bookmarkStart w:id="10" w:name="_Toc10575"/>
      <w:r>
        <w:rPr>
          <w:rFonts w:ascii="SimSun" w:hAnsi="SimSun" w:eastAsia="宋体"/>
          <w:sz w:val="24"/>
          <w:szCs w:val="24"/>
        </w:rPr>
        <w:br w:type="page"/>
      </w:r>
    </w:p>
    <w:p w14:paraId="64BD9A40">
      <w:pPr>
        <w:pStyle w:val="3"/>
        <w:jc w:val="center"/>
        <w:rPr>
          <w:color w:val="auto"/>
        </w:rPr>
      </w:pPr>
      <w:r>
        <w:rPr>
          <w:rFonts w:ascii="SimSun" w:hAnsi="SimSun" w:eastAsia="宋体"/>
          <w:sz w:val="30"/>
          <w:szCs w:val="30"/>
          <w:b/>
          <w:bCs/>
        </w:rPr>
        <w:t>第3章 核心能力实现过程</w:t>
      </w:r>
      <w:bookmarkEnd w:id="10"/>
    </w:p>
    <w:p w14:paraId="737BF6AE">
      <w:pPr>
        <w:pStyle w:val="4"/>
        <w:jc w:val="left"/>
        <w:rPr>
          <w:color w:val="auto"/>
        </w:rPr>
      </w:pPr>
      <w:bookmarkStart w:id="11" w:name="_Toc31391"/>
      <w:r>
        <w:rPr>
          <w:rFonts w:ascii="SimSun" w:hAnsi="SimSun" w:eastAsia="宋体"/>
          <w:sz w:val="28"/>
          <w:szCs w:val="28"/>
          <w:b/>
          <w:bCs/>
        </w:rPr>
        <w:t>3.1 提示词与角色工程</w:t>
      </w:r>
      <w:bookmarkEnd w:id="11"/>
    </w:p>
    <w:p w14:paraId="34B5AE93">
      <w:pPr>
        <w:spacing w:after="120" w:line="288" w:lineRule="auto"/>
        <w:ind w:firstLine="420"/>
        <w:rPr>
          <w:rFonts w:hint="eastAsia" w:ascii="宋体" w:hAnsi="宋体" w:cs="宋体"/>
          <w:color w:val="auto"/>
          <w:sz w:val="24"/>
          <w:szCs w:val="24"/>
        </w:rPr>
      </w:pPr>
      <w:r>
        <w:rPr>
          <w:rFonts w:ascii="SimSun" w:hAnsi="SimSun" w:eastAsia="宋体"/>
          <w:sz w:val="24"/>
          <w:szCs w:val="24"/>
        </w:rPr>
        <w:t>请粘贴最终版系统提示词，并说明迭代过程。提示词应体现“身份—任务—规则—流程—输出格式—异常处理”。</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021"/>
        <w:gridCol w:w="3934"/>
        <w:gridCol w:w="2564"/>
        <w:gridCol w:w="2103"/>
      </w:tblGrid>
      <w:tr w14:paraId="54CBE0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6ED5F606">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版本</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0A47884D">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主要修改点</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78013F2">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解决的问题</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6A32081F">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效果变化</w:t>
            </w:r>
          </w:p>
        </w:tc>
      </w:tr>
      <w:tr w14:paraId="24A7C9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single" w:color="auto" w:sz="4" w:space="0"/>
              <w:left w:val="nil"/>
              <w:bottom w:val="nil"/>
              <w:right w:val="nil"/>
            </w:tcBorders>
            <w:tcMar>
              <w:top w:w="-1" w:type="dxa"/>
              <w:left w:w="-1" w:type="dxa"/>
              <w:bottom w:w="-1" w:type="dxa"/>
              <w:right w:w="-1" w:type="dxa"/>
            </w:tcMar>
            <w:vAlign w:val="top"/>
          </w:tcPr>
          <w:p w14:paraId="5DCC7055">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V1</w:t>
            </w:r>
          </w:p>
        </w:tc>
        <w:tc>
          <w:tcPr>
            <w:tcW w:w="2286" w:type="dxa"/>
            <w:tcBorders>
              <w:top w:val="single" w:color="auto" w:sz="4" w:space="0"/>
              <w:left w:val="nil"/>
              <w:bottom w:val="nil"/>
              <w:right w:val="nil"/>
            </w:tcBorders>
            <w:tcMar>
              <w:top w:w="-1" w:type="dxa"/>
              <w:left w:w="-1" w:type="dxa"/>
              <w:bottom w:w="-1" w:type="dxa"/>
              <w:right w:w="-1" w:type="dxa"/>
            </w:tcMar>
            <w:vAlign w:val="top"/>
          </w:tcPr>
          <w:p w14:paraId="11325254">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初始角色设定</w:t>
            </w:r>
          </w:p>
        </w:tc>
        <w:tc>
          <w:tcPr>
            <w:tcW w:w="2286" w:type="dxa"/>
            <w:tcBorders>
              <w:top w:val="single" w:color="auto" w:sz="4" w:space="0"/>
              <w:left w:val="nil"/>
              <w:bottom w:val="nil"/>
              <w:right w:val="nil"/>
            </w:tcBorders>
            <w:tcMar>
              <w:top w:w="-1" w:type="dxa"/>
              <w:left w:w="-1" w:type="dxa"/>
              <w:bottom w:w="-1" w:type="dxa"/>
              <w:right w:w="-1" w:type="dxa"/>
            </w:tcMar>
            <w:vAlign w:val="top"/>
          </w:tcPr>
          <w:p w14:paraId="21539E61">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回答泛化、缺少边界</w:t>
            </w:r>
          </w:p>
        </w:tc>
        <w:tc>
          <w:tcPr>
            <w:tcW w:w="2286" w:type="dxa"/>
            <w:tcBorders>
              <w:top w:val="single" w:color="auto" w:sz="4" w:space="0"/>
              <w:left w:val="nil"/>
              <w:bottom w:val="nil"/>
              <w:right w:val="nil"/>
            </w:tcBorders>
            <w:tcMar>
              <w:top w:w="-1" w:type="dxa"/>
              <w:left w:w="-1" w:type="dxa"/>
              <w:bottom w:w="-1" w:type="dxa"/>
              <w:right w:w="-1" w:type="dxa"/>
            </w:tcMar>
            <w:vAlign w:val="top"/>
          </w:tcPr>
          <w:p>
            <w:r>
              <w:rPr>
                <w:rFonts w:ascii="SimSun" w:hAnsi="SimSun" w:eastAsia="宋体"/>
                <w:sz w:val="24"/>
                <w:szCs w:val="24"/>
              </w:rPr>
              <w:t>回答泛化且常出现Markdown格式</w:t>
            </w:r>
          </w:p>
        </w:tc>
      </w:tr>
      <w:tr w14:paraId="6F6F7D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19C068D3">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V2</w:t>
            </w:r>
          </w:p>
        </w:tc>
        <w:tc>
          <w:tcPr>
            <w:tcW w:w="2286" w:type="dxa"/>
            <w:tcBorders>
              <w:top w:val="nil"/>
              <w:left w:val="nil"/>
              <w:bottom w:val="nil"/>
              <w:right w:val="nil"/>
            </w:tcBorders>
            <w:tcMar>
              <w:top w:w="-1" w:type="dxa"/>
              <w:left w:w="-1" w:type="dxa"/>
              <w:bottom w:w="-1" w:type="dxa"/>
              <w:right w:w="-1" w:type="dxa"/>
            </w:tcMar>
            <w:vAlign w:val="top"/>
          </w:tcPr>
          <w:p w14:paraId="6140ACE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加入任务流程与输出格式</w:t>
            </w:r>
          </w:p>
        </w:tc>
        <w:tc>
          <w:tcPr>
            <w:tcW w:w="2286" w:type="dxa"/>
            <w:tcBorders>
              <w:top w:val="nil"/>
              <w:left w:val="nil"/>
              <w:bottom w:val="nil"/>
              <w:right w:val="nil"/>
            </w:tcBorders>
            <w:tcMar>
              <w:top w:w="-1" w:type="dxa"/>
              <w:left w:w="-1" w:type="dxa"/>
              <w:bottom w:w="-1" w:type="dxa"/>
              <w:right w:w="-1" w:type="dxa"/>
            </w:tcMar>
            <w:vAlign w:val="top"/>
          </w:tcPr>
          <w:p w14:paraId="7DEFD49D">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结构不稳定</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解决格式污染，但结构仍不稳定</w:t>
            </w:r>
          </w:p>
        </w:tc>
      </w:tr>
      <w:tr w14:paraId="4FF022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31B99163">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V3</w:t>
            </w:r>
          </w:p>
        </w:tc>
        <w:tc>
          <w:tcPr>
            <w:tcW w:w="2286" w:type="dxa"/>
            <w:tcBorders>
              <w:top w:val="nil"/>
              <w:left w:val="nil"/>
              <w:bottom w:val="nil"/>
              <w:right w:val="nil"/>
            </w:tcBorders>
            <w:tcMar>
              <w:top w:w="-1" w:type="dxa"/>
              <w:left w:w="-1" w:type="dxa"/>
              <w:bottom w:w="-1" w:type="dxa"/>
              <w:right w:w="-1" w:type="dxa"/>
            </w:tcMar>
            <w:vAlign w:val="top"/>
          </w:tcPr>
          <w:p w14:paraId="3E966D9E">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加入知识库/数据库/插件调用规则</w:t>
            </w:r>
          </w:p>
        </w:tc>
        <w:tc>
          <w:tcPr>
            <w:tcW w:w="2286" w:type="dxa"/>
            <w:tcBorders>
              <w:top w:val="nil"/>
              <w:left w:val="nil"/>
              <w:bottom w:val="nil"/>
              <w:right w:val="nil"/>
            </w:tcBorders>
            <w:tcMar>
              <w:top w:w="-1" w:type="dxa"/>
              <w:left w:w="-1" w:type="dxa"/>
              <w:bottom w:w="-1" w:type="dxa"/>
              <w:right w:w="-1" w:type="dxa"/>
            </w:tcMar>
            <w:vAlign w:val="top"/>
          </w:tcPr>
          <w:p w14:paraId="02D51484">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无法形成完整业务闭环</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整合规则与安全约束，提升可演示性与稳定性</w:t>
            </w:r>
          </w:p>
        </w:tc>
      </w:tr>
      <w:tr w14:paraId="3E70EA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single" w:color="auto" w:sz="12" w:space="0"/>
              <w:right w:val="nil"/>
            </w:tcBorders>
            <w:tcMar>
              <w:top w:w="-1" w:type="dxa"/>
              <w:left w:w="-1" w:type="dxa"/>
              <w:bottom w:w="-1" w:type="dxa"/>
              <w:right w:w="-1" w:type="dxa"/>
            </w:tcMar>
            <w:vAlign w:val="top"/>
          </w:tcPr>
          <w:p w14:paraId="574707F9">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最终版</w:t>
            </w:r>
          </w:p>
        </w:tc>
        <w:tc>
          <w:tcPr>
            <w:tcW w:w="2286" w:type="dxa"/>
            <w:tcBorders>
              <w:top w:val="nil"/>
              <w:left w:val="nil"/>
              <w:bottom w:val="single" w:color="auto" w:sz="12" w:space="0"/>
              <w:right w:val="nil"/>
            </w:tcBorders>
            <w:tcMar>
              <w:top w:w="-1" w:type="dxa"/>
              <w:left w:w="-1" w:type="dxa"/>
              <w:bottom w:w="-1" w:type="dxa"/>
              <w:right w:w="-1" w:type="dxa"/>
            </w:tcMar>
            <w:vAlign w:val="top"/>
          </w:tcPr>
          <w:p w14:paraId="68E603C8">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整合安全约束、澄清策略、评价标准</w:t>
            </w:r>
          </w:p>
        </w:tc>
        <w:tc>
          <w:tcPr>
            <w:tcW w:w="2286" w:type="dxa"/>
            <w:tcBorders>
              <w:top w:val="nil"/>
              <w:left w:val="nil"/>
              <w:bottom w:val="single" w:color="auto" w:sz="12" w:space="0"/>
              <w:right w:val="nil"/>
            </w:tcBorders>
            <w:tcMar>
              <w:top w:w="-1" w:type="dxa"/>
              <w:left w:w="-1" w:type="dxa"/>
              <w:bottom w:w="-1" w:type="dxa"/>
              <w:right w:w="-1" w:type="dxa"/>
            </w:tcMar>
            <w:vAlign w:val="top"/>
          </w:tcPr>
          <w:p w14:paraId="6181DBD3">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提高可演示性与稳定性</w:t>
            </w:r>
          </w:p>
        </w:tc>
        <w:tc>
          <w:tcPr>
            <w:tcW w:w="2286" w:type="dxa"/>
            <w:tcBorders>
              <w:top w:val="nil"/>
              <w:left w:val="nil"/>
              <w:bottom w:val="single" w:color="auto" w:sz="12" w:space="0"/>
              <w:right w:val="nil"/>
            </w:tcBorders>
            <w:tcMar>
              <w:top w:w="-1" w:type="dxa"/>
              <w:left w:w="-1" w:type="dxa"/>
              <w:bottom w:w="-1" w:type="dxa"/>
              <w:right w:w="-1" w:type="dxa"/>
            </w:tcMar>
            <w:vAlign w:val="top"/>
          </w:tcPr>
          <w:p>
            <w:r>
              <w:rPr>
                <w:rFonts w:ascii="SimSun" w:hAnsi="SimSun" w:eastAsia="宋体"/>
                <w:sz w:val="24"/>
                <w:szCs w:val="24"/>
              </w:rPr>
              <w:t>大幅提高可演示性与稳定性，缩短初稿周期并提高可追溯性</w:t>
            </w:r>
          </w:p>
        </w:tc>
      </w:tr>
    </w:tbl>
    <w:p w14:paraId="4A453E5D">
      <w:pPr>
        <w:rPr>
          <w:color w:val="auto"/>
        </w:rPr>
      </w:pPr>
    </w:p>
    <w:tbl>
      <w:tblPr>
        <w:tblStyle w:val="35"/>
        <w:tblW w:w="5000" w:type="pct"/>
        <w:jc w:val="center"/>
        <w:tblLayout w:type="fixed"/>
        <w:tblCellMar>
          <w:top w:w="0" w:type="dxa"/>
          <w:left w:w="108" w:type="dxa"/>
          <w:bottom w:w="0" w:type="dxa"/>
          <w:right w:w="108" w:type="dxa"/>
        </w:tblCellMar>
      </w:tblPr>
      <w:tblGrid>
        <w:gridCol w:w="9406"/>
      </w:tblGrid>
      <w:tr w14:paraId="4E877DCE">
        <w:tblPrEx>
          <w:tblCellMar>
            <w:top w:w="0" w:type="dxa"/>
            <w:left w:w="108" w:type="dxa"/>
            <w:bottom w:w="0" w:type="dxa"/>
            <w:right w:w="108" w:type="dxa"/>
          </w:tblCellMar>
        </w:tblPrEx>
        <w:trPr>
          <w:jc w:val="center"/>
        </w:trPr>
        <w:tc>
          <w:tcPr>
            <w:tcW w:w="9144" w:type="dxa"/>
            <w:shd w:val="clear" w:color="auto" w:fill="EEF3F8"/>
            <w:vAlign w:val="top"/>
          </w:tcPr>
          <w:p w14:paraId="7932D250">
            <w:pPr>
              <w:spacing w:after="80"/>
              <w:rPr>
                <w:color w:val="auto"/>
              </w:rPr>
            </w:pPr>
            <w:r>
              <w:rPr>
                <w:rFonts w:ascii="SimSun" w:hAnsi="SimSun" w:eastAsia="宋体"/>
                <w:sz w:val="24"/>
                <w:szCs w:val="24"/>
              </w:rPr>
              <w:t>最终版提示词粘贴区</w:t>
            </w:r>
          </w:p>
          <w:p w14:paraId="3D917A51">
            <w:pPr>
              <w:spacing w:after="40"/>
              <w:ind w:left="170"/>
              <w:rPr>
                <w:color w:val="auto"/>
              </w:rPr>
            </w:pPr>
            <w:r>
              <w:rPr>
                <w:rFonts w:ascii="SimSun" w:hAnsi="SimSun" w:eastAsia="宋体"/>
                <w:sz w:val="24"/>
                <w:szCs w:val="24"/>
              </w:rPr>
              <w:t>• 建议完整粘贴平台中的角色设定或系统提示词。</w:t>
            </w:r>
          </w:p>
          <w:p w14:paraId="683F949A">
            <w:pPr>
              <w:spacing w:after="40"/>
              <w:ind w:left="170"/>
              <w:rPr>
                <w:color w:val="auto"/>
              </w:rPr>
            </w:pPr>
            <w:r>
              <w:rPr>
                <w:rFonts w:ascii="SimSun" w:hAnsi="SimSun" w:eastAsia="宋体"/>
                <w:sz w:val="24"/>
                <w:szCs w:val="24"/>
              </w:rPr>
              <w:t>• 若提示词较长，可放入附录，但正文应摘要说明关键设计。</w:t>
            </w:r>
          </w:p>
        </w:tc>
      </w:tr>
    </w:tbl>
    <w:p w14:paraId="04DD538A">
      <w:pPr>
        <w:rPr>
          <w:color w:val="auto"/>
        </w:rPr>
      </w:pPr>
    </w:p>
    <w:p w14:paraId="4A27EE81">
      <w:pPr>
        <w:spacing w:after="120" w:line="288" w:lineRule="auto"/>
        <w:ind w:firstLine="480"/>
        <w:rPr>
          <w:color w:val="auto"/>
        </w:rPr>
      </w:pPr>
      <w:r>
        <w:rPr>
          <w:rFonts w:ascii="SimSun" w:hAnsi="SimSun" w:eastAsia="宋体"/>
          <w:sz w:val="24"/>
          <w:szCs w:val="24"/>
        </w:rPr>
        <w:t>（一）系统提示词与角色工程</w:t>
        <w:br/>
        <w:br/>
        <w:t>本系统扮演的角色是一位资深的项目申报文档撰写专家，其主要任务包括智能问答与咨询、流程办理与任务规划、数据记录与查询、外部工具调用以及综合演示。在执行上述职责时，需遵循一系列明确的身份定义、任务指导原则、规则约束、处理流程及输出格式要求。</w:t>
        <w:br/>
        <w:br/>
        <w:t>（二）身份定义</w:t>
        <w:br/>
        <w:t>作为文档撰写专家，系统将根据用户提供的资料内容给予专业建议或解答疑问，并负责整理方案和填充模板等工作。但需要注意的是，系统不能代替人工进行最终审核与签章。</w:t>
        <w:br/>
        <w:br/>
        <w:t>（三）任务流程</w:t>
        <w:br/>
        <w:t>1. 用户首先输入所需处理的模板及相关配置参数。</w:t>
        <w:br/>
        <w:t>2. 系统自动识别用户的意图及所需完成的任务结构，优先寻找模板中的特定锚点；若无明显锚点，则通过小模型解析模板结构转化为JSON格式的任务列表。</w:t>
        <w:br/>
        <w:t>3. 接下来，基于已识别的任务章节及其描述构建搜索请求，在知识库中查找相关证据片段，并按照设定的相关性阈值筛选出最匹配的结果。</w:t>
        <w:br/>
        <w:t>4. 当知识库中缺乏足够信息或最佳匹配结果相似度低于0.3时，系统会切换至联网模式获取最新数据。</w:t>
        <w:br/>
        <w:t>5. 根据检索到的信息流式生成纯文本内容。</w:t>
        <w:br/>
        <w:t>6. 最后一步是审核与回填阶段，由专门的质量控制代理检查生成的内容是否符合预设标准，只有通过审核后的材料才会被WordFiller程序依据指定位置或表格索引准确插入原文件中。</w:t>
        <w:br/>
        <w:br/>
        <w:t>（四）规则与安全约束</w:t>
        <w:br/>
        <w:t>在处理涉及价格、费率等敏感信息时，如果发现检索结果的可信度不足，则会在相应段落后附上“该信息可能变化，请以官方通知为准”的免责声明，并尝试进一步核实。</w:t>
        <w:br/>
        <w:t>任何情况下，系统都必须基于实际检索到的有效证据来编写报告，当找不到合适依据或者现有材料与需求之间的关联度极低时，应在文末明确标注说明。</w:t>
        <w:br/>
        <w:t>对于需要填写表格的任务，每格内只允许包含简短直接的答案，禁止跨格书写复杂表述。</w:t>
        <w:br/>
        <w:t>向量数据库中存储的数据集名称遵循plan_kb__{slug}格式，以此实现不同项目间语料的有效隔离。</w:t>
        <w:br/>
        <w:br/>
        <w:t>（五）输出格式</w:t>
        <w:br/>
        <w:t>所有输出均采用纯文本形式，严格禁止使用任何形式的Markdown标记语言。对于表格单元格内的信息，要求做到简洁明了。</w:t>
      </w:r>
    </w:p>
    <w:tbl>
      <w:tblPr>
        <w:tblStyle w:val="35"/>
        <w:tblW w:w="5000" w:type="pct"/>
        <w:jc w:val="center"/>
        <w:tblLayout w:type="fixed"/>
        <w:tblCellMar>
          <w:top w:w="0" w:type="dxa"/>
          <w:left w:w="108" w:type="dxa"/>
          <w:bottom w:w="0" w:type="dxa"/>
          <w:right w:w="108" w:type="dxa"/>
        </w:tblCellMar>
      </w:tblPr>
      <w:tblGrid>
        <w:gridCol w:w="9406"/>
      </w:tblGrid>
      <w:tr w14:paraId="64DCD353">
        <w:tblPrEx>
          <w:tblCellMar>
            <w:top w:w="0" w:type="dxa"/>
            <w:left w:w="108" w:type="dxa"/>
            <w:bottom w:w="0" w:type="dxa"/>
            <w:right w:w="108" w:type="dxa"/>
          </w:tblCellMar>
        </w:tblPrEx>
        <w:trPr>
          <w:jc w:val="center"/>
        </w:trPr>
        <w:tc>
          <w:tcPr>
            <w:tcW w:w="9144" w:type="dxa"/>
            <w:shd w:val="clear" w:color="auto" w:fill="F2F2F2"/>
            <w:vAlign w:val="top"/>
          </w:tcPr>
          <w:p w14:paraId="65B149B2">
            <w:pPr>
              <w:spacing w:before="480"/>
              <w:jc w:val="center"/>
              <w:rPr>
                <w:color w:val="auto"/>
              </w:rPr>
            </w:pPr>
            <w:r>
              <w:rPr>
                <w:rFonts w:ascii="SimSun" w:hAnsi="SimSun" w:eastAsia="宋体"/>
                <w:sz w:val="24"/>
                <w:szCs w:val="24"/>
              </w:rPr>
              <w:t>此处粘贴截图 / 架构图 / 运行效果图</w:t>
            </w:r>
          </w:p>
          <w:p w14:paraId="5CD61166">
            <w:pPr>
              <w:jc w:val="center"/>
              <w:rPr>
                <w:color w:val="auto"/>
              </w:rPr>
            </w:pPr>
            <w:r>
              <w:rPr>
                <w:rFonts w:ascii="SimSun" w:hAnsi="SimSun" w:eastAsia="宋体"/>
                <w:sz w:val="24"/>
                <w:szCs w:val="24"/>
              </w:rPr>
              <w:t>要求：图像清晰，能看清关键配置、输入输出或运行结果</w:t>
            </w:r>
          </w:p>
        </w:tc>
      </w:tr>
    </w:tbl>
    <w:p w14:paraId="02BAB2B6">
      <w:pPr>
        <w:spacing w:after="120"/>
        <w:ind w:firstLine="480"/>
        <w:jc w:val="center"/>
        <w:rPr>
          <w:color w:val="auto"/>
        </w:rPr>
      </w:pPr>
      <w:r>
        <w:rPr>
          <w:rFonts w:ascii="SimSun" w:hAnsi="SimSun" w:eastAsia="宋体"/>
          <w:sz w:val="24"/>
          <w:szCs w:val="24"/>
        </w:rPr>
        <w:t>图3.1 角色设定与提示词配置截图</w:t>
      </w:r>
    </w:p>
    <w:p w14:paraId="51ECE760">
      <w:pPr>
        <w:pStyle w:val="4"/>
        <w:jc w:val="left"/>
        <w:rPr>
          <w:color w:val="auto"/>
        </w:rPr>
      </w:pPr>
      <w:bookmarkStart w:id="12" w:name="_Toc26867"/>
      <w:r>
        <w:rPr>
          <w:rFonts w:ascii="SimSun" w:hAnsi="SimSun" w:eastAsia="宋体"/>
          <w:sz w:val="28"/>
          <w:szCs w:val="28"/>
          <w:b/>
          <w:bCs/>
        </w:rPr>
        <w:t>3.2 工作流设计与节点配置</w:t>
      </w:r>
      <w:bookmarkEnd w:id="12"/>
    </w:p>
    <w:p w14:paraId="730C220D">
      <w:pPr>
        <w:spacing w:after="120" w:line="288" w:lineRule="auto"/>
        <w:ind w:firstLine="420"/>
        <w:rPr>
          <w:rFonts w:hint="eastAsia" w:ascii="宋体" w:hAnsi="宋体" w:cs="宋体"/>
          <w:color w:val="auto"/>
          <w:sz w:val="24"/>
          <w:szCs w:val="24"/>
        </w:rPr>
      </w:pPr>
      <w:r>
        <w:rPr>
          <w:rFonts w:ascii="SimSun" w:hAnsi="SimSun" w:eastAsia="宋体"/>
          <w:sz w:val="24"/>
          <w:szCs w:val="24"/>
        </w:rPr>
        <w:t>工作流应体现自动化处理过程，而不是单轮问答。建议至少包含输入节点、意图判断/条件分支、知识库检索、数据库操作、插件调用、结果生成等节点中的若干项。</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139"/>
        <w:gridCol w:w="1286"/>
        <w:gridCol w:w="1286"/>
        <w:gridCol w:w="2341"/>
        <w:gridCol w:w="2709"/>
        <w:gridCol w:w="1596"/>
      </w:tblGrid>
      <w:tr w14:paraId="1AE3B5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4A419845">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节点序号</w:t>
            </w:r>
          </w:p>
        </w:tc>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60BD6E01">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节点名称</w:t>
            </w:r>
          </w:p>
        </w:tc>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6AEA93D1">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节点类型</w:t>
            </w:r>
          </w:p>
        </w:tc>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45D7B72E">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输入变量</w:t>
            </w:r>
          </w:p>
        </w:tc>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0C75721B">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处理逻辑</w:t>
            </w:r>
          </w:p>
        </w:tc>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2EF011A">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输出变量/结果</w:t>
            </w:r>
          </w:p>
        </w:tc>
      </w:tr>
      <w:tr w14:paraId="52DF67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single" w:color="auto" w:sz="4" w:space="0"/>
              <w:left w:val="nil"/>
              <w:bottom w:val="nil"/>
              <w:right w:val="nil"/>
            </w:tcBorders>
            <w:tcMar>
              <w:top w:w="-1" w:type="dxa"/>
              <w:left w:w="-1" w:type="dxa"/>
              <w:bottom w:w="-1" w:type="dxa"/>
              <w:right w:w="-1" w:type="dxa"/>
            </w:tcMar>
            <w:vAlign w:val="top"/>
          </w:tcPr>
          <w:p w14:paraId="22E28E96">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1</w:t>
            </w:r>
          </w:p>
        </w:tc>
        <w:tc>
          <w:tcPr>
            <w:tcW w:w="1524" w:type="dxa"/>
            <w:tcBorders>
              <w:top w:val="single" w:color="auto" w:sz="4" w:space="0"/>
              <w:left w:val="nil"/>
              <w:bottom w:val="nil"/>
              <w:right w:val="nil"/>
            </w:tcBorders>
            <w:tcMar>
              <w:top w:w="-1" w:type="dxa"/>
              <w:left w:w="-1" w:type="dxa"/>
              <w:bottom w:w="-1" w:type="dxa"/>
              <w:right w:w="-1" w:type="dxa"/>
            </w:tcMar>
            <w:vAlign w:val="top"/>
          </w:tcPr>
          <w:p w14:paraId="625B1ED3">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开始/用户输入</w:t>
            </w:r>
          </w:p>
        </w:tc>
        <w:tc>
          <w:tcPr>
            <w:tcW w:w="1524" w:type="dxa"/>
            <w:tcBorders>
              <w:top w:val="single" w:color="auto" w:sz="4" w:space="0"/>
              <w:left w:val="nil"/>
              <w:bottom w:val="nil"/>
              <w:right w:val="nil"/>
            </w:tcBorders>
            <w:tcMar>
              <w:top w:w="-1" w:type="dxa"/>
              <w:left w:w="-1" w:type="dxa"/>
              <w:bottom w:w="-1" w:type="dxa"/>
              <w:right w:w="-1" w:type="dxa"/>
            </w:tcMar>
            <w:vAlign w:val="top"/>
          </w:tcPr>
          <w:p w14:paraId="76BEBD27">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输入节点</w:t>
            </w:r>
          </w:p>
        </w:tc>
        <w:tc>
          <w:tcPr>
            <w:tcW w:w="1524" w:type="dxa"/>
            <w:tcBorders>
              <w:top w:val="single" w:color="auto" w:sz="4" w:space="0"/>
              <w:left w:val="nil"/>
              <w:bottom w:val="nil"/>
              <w:right w:val="nil"/>
            </w:tcBorders>
            <w:tcMar>
              <w:top w:w="-1" w:type="dxa"/>
              <w:left w:w="-1" w:type="dxa"/>
              <w:bottom w:w="-1" w:type="dxa"/>
              <w:right w:w="-1" w:type="dxa"/>
            </w:tcMar>
            <w:vAlign w:val="top"/>
          </w:tcPr>
          <w:p w14:paraId="29BD13A0">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user_query</w:t>
            </w:r>
          </w:p>
        </w:tc>
        <w:tc>
          <w:tcPr>
            <w:tcW w:w="1524" w:type="dxa"/>
            <w:tcBorders>
              <w:top w:val="single" w:color="auto" w:sz="4" w:space="0"/>
              <w:left w:val="nil"/>
              <w:bottom w:val="nil"/>
              <w:right w:val="nil"/>
            </w:tcBorders>
            <w:tcMar>
              <w:top w:w="-1" w:type="dxa"/>
              <w:left w:w="-1" w:type="dxa"/>
              <w:bottom w:w="-1" w:type="dxa"/>
              <w:right w:w="-1" w:type="dxa"/>
            </w:tcMar>
            <w:vAlign w:val="top"/>
          </w:tcPr>
          <w:p w14:paraId="4C8927EE">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接收用户问题或表单信息</w:t>
            </w:r>
          </w:p>
        </w:tc>
        <w:tc>
          <w:tcPr>
            <w:tcW w:w="1524" w:type="dxa"/>
            <w:tcBorders>
              <w:top w:val="single" w:color="auto" w:sz="4" w:space="0"/>
              <w:left w:val="nil"/>
              <w:bottom w:val="nil"/>
              <w:right w:val="nil"/>
            </w:tcBorders>
            <w:tcMar>
              <w:top w:w="-1" w:type="dxa"/>
              <w:left w:w="-1" w:type="dxa"/>
              <w:bottom w:w="-1" w:type="dxa"/>
              <w:right w:w="-1" w:type="dxa"/>
            </w:tcMar>
            <w:vAlign w:val="top"/>
          </w:tcPr>
          <w:p w14:paraId="09881F0B">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原始需求</w:t>
            </w:r>
          </w:p>
        </w:tc>
      </w:tr>
      <w:tr w14:paraId="05E1EE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nil"/>
              <w:left w:val="nil"/>
              <w:bottom w:val="nil"/>
              <w:right w:val="nil"/>
            </w:tcBorders>
            <w:tcMar>
              <w:top w:w="-1" w:type="dxa"/>
              <w:left w:w="-1" w:type="dxa"/>
              <w:bottom w:w="-1" w:type="dxa"/>
              <w:right w:w="-1" w:type="dxa"/>
            </w:tcMar>
            <w:vAlign w:val="top"/>
          </w:tcPr>
          <w:p w14:paraId="34E94A22">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2</w:t>
            </w:r>
          </w:p>
        </w:tc>
        <w:tc>
          <w:tcPr>
            <w:tcW w:w="1524" w:type="dxa"/>
            <w:tcBorders>
              <w:top w:val="nil"/>
              <w:left w:val="nil"/>
              <w:bottom w:val="nil"/>
              <w:right w:val="nil"/>
            </w:tcBorders>
            <w:tcMar>
              <w:top w:w="-1" w:type="dxa"/>
              <w:left w:w="-1" w:type="dxa"/>
              <w:bottom w:w="-1" w:type="dxa"/>
              <w:right w:w="-1" w:type="dxa"/>
            </w:tcMar>
            <w:vAlign w:val="top"/>
          </w:tcPr>
          <w:p w14:paraId="19308304">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意图识别</w:t>
            </w:r>
          </w:p>
        </w:tc>
        <w:tc>
          <w:tcPr>
            <w:tcW w:w="1524" w:type="dxa"/>
            <w:tcBorders>
              <w:top w:val="nil"/>
              <w:left w:val="nil"/>
              <w:bottom w:val="nil"/>
              <w:right w:val="nil"/>
            </w:tcBorders>
            <w:tcMar>
              <w:top w:w="-1" w:type="dxa"/>
              <w:left w:w="-1" w:type="dxa"/>
              <w:bottom w:w="-1" w:type="dxa"/>
              <w:right w:w="-1" w:type="dxa"/>
            </w:tcMar>
            <w:vAlign w:val="top"/>
          </w:tcPr>
          <w:p w14:paraId="670363E4">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大模型/条件判断</w:t>
            </w:r>
          </w:p>
        </w:tc>
        <w:tc>
          <w:tcPr>
            <w:tcW w:w="1524" w:type="dxa"/>
            <w:tcBorders>
              <w:top w:val="nil"/>
              <w:left w:val="nil"/>
              <w:bottom w:val="nil"/>
              <w:right w:val="nil"/>
            </w:tcBorders>
            <w:tcMar>
              <w:top w:w="-1" w:type="dxa"/>
              <w:left w:w="-1" w:type="dxa"/>
              <w:bottom w:w="-1" w:type="dxa"/>
              <w:right w:w="-1" w:type="dxa"/>
            </w:tcMar>
            <w:vAlign w:val="top"/>
          </w:tcPr>
          <w:p w14:paraId="552586DA">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user_query</w:t>
            </w:r>
          </w:p>
        </w:tc>
        <w:tc>
          <w:tcPr>
            <w:tcW w:w="1524" w:type="dxa"/>
            <w:tcBorders>
              <w:top w:val="nil"/>
              <w:left w:val="nil"/>
              <w:bottom w:val="nil"/>
              <w:right w:val="nil"/>
            </w:tcBorders>
            <w:tcMar>
              <w:top w:w="-1" w:type="dxa"/>
              <w:left w:w="-1" w:type="dxa"/>
              <w:bottom w:w="-1" w:type="dxa"/>
              <w:right w:w="-1" w:type="dxa"/>
            </w:tcMar>
            <w:vAlign w:val="top"/>
          </w:tcPr>
          <w:p w14:paraId="5D01E4D8">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判断用户属于咨询、办理、查询、推荐等任务</w:t>
            </w:r>
          </w:p>
        </w:tc>
        <w:tc>
          <w:tcPr>
            <w:tcW w:w="1524" w:type="dxa"/>
            <w:tcBorders>
              <w:top w:val="nil"/>
              <w:left w:val="nil"/>
              <w:bottom w:val="nil"/>
              <w:right w:val="nil"/>
            </w:tcBorders>
            <w:tcMar>
              <w:top w:w="-1" w:type="dxa"/>
              <w:left w:w="-1" w:type="dxa"/>
              <w:bottom w:w="-1" w:type="dxa"/>
              <w:right w:w="-1" w:type="dxa"/>
            </w:tcMar>
            <w:vAlign w:val="top"/>
          </w:tcPr>
          <w:p w14:paraId="3611C6BC">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intent</w:t>
            </w:r>
          </w:p>
        </w:tc>
      </w:tr>
      <w:tr w14:paraId="7D4A17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nil"/>
              <w:left w:val="nil"/>
              <w:bottom w:val="nil"/>
              <w:right w:val="nil"/>
            </w:tcBorders>
            <w:tcMar>
              <w:top w:w="-1" w:type="dxa"/>
              <w:left w:w="-1" w:type="dxa"/>
              <w:bottom w:w="-1" w:type="dxa"/>
              <w:right w:w="-1" w:type="dxa"/>
            </w:tcMar>
            <w:vAlign w:val="top"/>
          </w:tcPr>
          <w:p w14:paraId="49B2676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3</w:t>
            </w:r>
          </w:p>
        </w:tc>
        <w:tc>
          <w:tcPr>
            <w:tcW w:w="1524" w:type="dxa"/>
            <w:tcBorders>
              <w:top w:val="nil"/>
              <w:left w:val="nil"/>
              <w:bottom w:val="nil"/>
              <w:right w:val="nil"/>
            </w:tcBorders>
            <w:tcMar>
              <w:top w:w="-1" w:type="dxa"/>
              <w:left w:w="-1" w:type="dxa"/>
              <w:bottom w:w="-1" w:type="dxa"/>
              <w:right w:w="-1" w:type="dxa"/>
            </w:tcMar>
            <w:vAlign w:val="top"/>
          </w:tcPr>
          <w:p w14:paraId="134CD62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知识库检索</w:t>
            </w:r>
          </w:p>
        </w:tc>
        <w:tc>
          <w:tcPr>
            <w:tcW w:w="1524" w:type="dxa"/>
            <w:tcBorders>
              <w:top w:val="nil"/>
              <w:left w:val="nil"/>
              <w:bottom w:val="nil"/>
              <w:right w:val="nil"/>
            </w:tcBorders>
            <w:tcMar>
              <w:top w:w="-1" w:type="dxa"/>
              <w:left w:w="-1" w:type="dxa"/>
              <w:bottom w:w="-1" w:type="dxa"/>
              <w:right w:w="-1" w:type="dxa"/>
            </w:tcMar>
            <w:vAlign w:val="top"/>
          </w:tcPr>
          <w:p w14:paraId="0FC06167">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知识库节点</w:t>
            </w:r>
          </w:p>
        </w:tc>
        <w:tc>
          <w:tcPr>
            <w:tcW w:w="1524" w:type="dxa"/>
            <w:tcBorders>
              <w:top w:val="nil"/>
              <w:left w:val="nil"/>
              <w:bottom w:val="nil"/>
              <w:right w:val="nil"/>
            </w:tcBorders>
            <w:tcMar>
              <w:top w:w="-1" w:type="dxa"/>
              <w:left w:w="-1" w:type="dxa"/>
              <w:bottom w:w="-1" w:type="dxa"/>
              <w:right w:w="-1" w:type="dxa"/>
            </w:tcMar>
            <w:vAlign w:val="top"/>
          </w:tcPr>
          <w:p w14:paraId="59C8181F">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intent, user_query</w:t>
            </w:r>
          </w:p>
        </w:tc>
        <w:tc>
          <w:tcPr>
            <w:tcW w:w="1524" w:type="dxa"/>
            <w:tcBorders>
              <w:top w:val="nil"/>
              <w:left w:val="nil"/>
              <w:bottom w:val="nil"/>
              <w:right w:val="nil"/>
            </w:tcBorders>
            <w:tcMar>
              <w:top w:w="-1" w:type="dxa"/>
              <w:left w:w="-1" w:type="dxa"/>
              <w:bottom w:w="-1" w:type="dxa"/>
              <w:right w:w="-1" w:type="dxa"/>
            </w:tcMar>
            <w:vAlign w:val="top"/>
          </w:tcPr>
          <w:p w14:paraId="6327AC36">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检索相关资料并返回证据片段</w:t>
            </w:r>
          </w:p>
        </w:tc>
        <w:tc>
          <w:tcPr>
            <w:tcW w:w="1524" w:type="dxa"/>
            <w:tcBorders>
              <w:top w:val="nil"/>
              <w:left w:val="nil"/>
              <w:bottom w:val="nil"/>
              <w:right w:val="nil"/>
            </w:tcBorders>
            <w:tcMar>
              <w:top w:w="-1" w:type="dxa"/>
              <w:left w:w="-1" w:type="dxa"/>
              <w:bottom w:w="-1" w:type="dxa"/>
              <w:right w:w="-1" w:type="dxa"/>
            </w:tcMar>
            <w:vAlign w:val="top"/>
          </w:tcPr>
          <w:p w14:paraId="10E666BA">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retrieved_docs</w:t>
            </w:r>
          </w:p>
        </w:tc>
      </w:tr>
      <w:tr w14:paraId="1730B2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nil"/>
              <w:left w:val="nil"/>
              <w:bottom w:val="nil"/>
              <w:right w:val="nil"/>
            </w:tcBorders>
            <w:tcMar>
              <w:top w:w="-1" w:type="dxa"/>
              <w:left w:w="-1" w:type="dxa"/>
              <w:bottom w:w="-1" w:type="dxa"/>
              <w:right w:w="-1" w:type="dxa"/>
            </w:tcMar>
            <w:vAlign w:val="top"/>
          </w:tcPr>
          <w:p w14:paraId="2B63D927">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4</w:t>
            </w:r>
          </w:p>
        </w:tc>
        <w:tc>
          <w:tcPr>
            <w:tcW w:w="1524" w:type="dxa"/>
            <w:tcBorders>
              <w:top w:val="nil"/>
              <w:left w:val="nil"/>
              <w:bottom w:val="nil"/>
              <w:right w:val="nil"/>
            </w:tcBorders>
            <w:tcMar>
              <w:top w:w="-1" w:type="dxa"/>
              <w:left w:w="-1" w:type="dxa"/>
              <w:bottom w:w="-1" w:type="dxa"/>
              <w:right w:w="-1" w:type="dxa"/>
            </w:tcMar>
            <w:vAlign w:val="top"/>
          </w:tcPr>
          <w:p w14:paraId="3FD41A3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数据库查询/写入</w:t>
            </w:r>
          </w:p>
        </w:tc>
        <w:tc>
          <w:tcPr>
            <w:tcW w:w="1524" w:type="dxa"/>
            <w:tcBorders>
              <w:top w:val="nil"/>
              <w:left w:val="nil"/>
              <w:bottom w:val="nil"/>
              <w:right w:val="nil"/>
            </w:tcBorders>
            <w:tcMar>
              <w:top w:w="-1" w:type="dxa"/>
              <w:left w:w="-1" w:type="dxa"/>
              <w:bottom w:w="-1" w:type="dxa"/>
              <w:right w:w="-1" w:type="dxa"/>
            </w:tcMar>
            <w:vAlign w:val="top"/>
          </w:tcPr>
          <w:p w14:paraId="29E19A1E">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数据库节点</w:t>
            </w:r>
          </w:p>
        </w:tc>
        <w:tc>
          <w:tcPr>
            <w:tcW w:w="1524" w:type="dxa"/>
            <w:tcBorders>
              <w:top w:val="nil"/>
              <w:left w:val="nil"/>
              <w:bottom w:val="nil"/>
              <w:right w:val="nil"/>
            </w:tcBorders>
            <w:tcMar>
              <w:top w:w="-1" w:type="dxa"/>
              <w:left w:w="-1" w:type="dxa"/>
              <w:bottom w:w="-1" w:type="dxa"/>
              <w:right w:w="-1" w:type="dxa"/>
            </w:tcMar>
            <w:vAlign w:val="top"/>
          </w:tcPr>
          <w:p w14:paraId="3D58ED25">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用户字段或任务编号</w:t>
            </w:r>
          </w:p>
        </w:tc>
        <w:tc>
          <w:tcPr>
            <w:tcW w:w="1524" w:type="dxa"/>
            <w:tcBorders>
              <w:top w:val="nil"/>
              <w:left w:val="nil"/>
              <w:bottom w:val="nil"/>
              <w:right w:val="nil"/>
            </w:tcBorders>
            <w:tcMar>
              <w:top w:w="-1" w:type="dxa"/>
              <w:left w:w="-1" w:type="dxa"/>
              <w:bottom w:w="-1" w:type="dxa"/>
              <w:right w:w="-1" w:type="dxa"/>
            </w:tcMar>
            <w:vAlign w:val="top"/>
          </w:tcPr>
          <w:p w14:paraId="36D7616B">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查询历史记录或保存本次任务数据</w:t>
            </w:r>
          </w:p>
        </w:tc>
        <w:tc>
          <w:tcPr>
            <w:tcW w:w="1524" w:type="dxa"/>
            <w:tcBorders>
              <w:top w:val="nil"/>
              <w:left w:val="nil"/>
              <w:bottom w:val="nil"/>
              <w:right w:val="nil"/>
            </w:tcBorders>
            <w:tcMar>
              <w:top w:w="-1" w:type="dxa"/>
              <w:left w:w="-1" w:type="dxa"/>
              <w:bottom w:w="-1" w:type="dxa"/>
              <w:right w:w="-1" w:type="dxa"/>
            </w:tcMar>
            <w:vAlign w:val="top"/>
          </w:tcPr>
          <w:p w14:paraId="5EA24758">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db_result</w:t>
            </w:r>
          </w:p>
        </w:tc>
      </w:tr>
      <w:tr w14:paraId="18B98D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nil"/>
              <w:left w:val="nil"/>
              <w:bottom w:val="nil"/>
              <w:right w:val="nil"/>
            </w:tcBorders>
            <w:tcMar>
              <w:top w:w="-1" w:type="dxa"/>
              <w:left w:w="-1" w:type="dxa"/>
              <w:bottom w:w="-1" w:type="dxa"/>
              <w:right w:w="-1" w:type="dxa"/>
            </w:tcMar>
            <w:vAlign w:val="top"/>
          </w:tcPr>
          <w:p w14:paraId="5E9AA99C">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5</w:t>
            </w:r>
          </w:p>
        </w:tc>
        <w:tc>
          <w:tcPr>
            <w:tcW w:w="1524" w:type="dxa"/>
            <w:tcBorders>
              <w:top w:val="nil"/>
              <w:left w:val="nil"/>
              <w:bottom w:val="nil"/>
              <w:right w:val="nil"/>
            </w:tcBorders>
            <w:tcMar>
              <w:top w:w="-1" w:type="dxa"/>
              <w:left w:w="-1" w:type="dxa"/>
              <w:bottom w:w="-1" w:type="dxa"/>
              <w:right w:w="-1" w:type="dxa"/>
            </w:tcMar>
            <w:vAlign w:val="top"/>
          </w:tcPr>
          <w:p w14:paraId="30E9E7B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插件调用</w:t>
            </w:r>
          </w:p>
        </w:tc>
        <w:tc>
          <w:tcPr>
            <w:tcW w:w="1524" w:type="dxa"/>
            <w:tcBorders>
              <w:top w:val="nil"/>
              <w:left w:val="nil"/>
              <w:bottom w:val="nil"/>
              <w:right w:val="nil"/>
            </w:tcBorders>
            <w:tcMar>
              <w:top w:w="-1" w:type="dxa"/>
              <w:left w:w="-1" w:type="dxa"/>
              <w:bottom w:w="-1" w:type="dxa"/>
              <w:right w:w="-1" w:type="dxa"/>
            </w:tcMar>
            <w:vAlign w:val="top"/>
          </w:tcPr>
          <w:p w14:paraId="20543BE0">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工具节点</w:t>
            </w:r>
          </w:p>
        </w:tc>
        <w:tc>
          <w:tcPr>
            <w:tcW w:w="1524" w:type="dxa"/>
            <w:tcBorders>
              <w:top w:val="nil"/>
              <w:left w:val="nil"/>
              <w:bottom w:val="nil"/>
              <w:right w:val="nil"/>
            </w:tcBorders>
            <w:tcMar>
              <w:top w:w="-1" w:type="dxa"/>
              <w:left w:w="-1" w:type="dxa"/>
              <w:bottom w:w="-1" w:type="dxa"/>
              <w:right w:w="-1" w:type="dxa"/>
            </w:tcMar>
            <w:vAlign w:val="top"/>
          </w:tcPr>
          <w:p w14:paraId="10859255">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地址/关键词/时间等参数</w:t>
            </w:r>
          </w:p>
        </w:tc>
        <w:tc>
          <w:tcPr>
            <w:tcW w:w="1524" w:type="dxa"/>
            <w:tcBorders>
              <w:top w:val="nil"/>
              <w:left w:val="nil"/>
              <w:bottom w:val="nil"/>
              <w:right w:val="nil"/>
            </w:tcBorders>
            <w:tcMar>
              <w:top w:w="-1" w:type="dxa"/>
              <w:left w:w="-1" w:type="dxa"/>
              <w:bottom w:w="-1" w:type="dxa"/>
              <w:right w:w="-1" w:type="dxa"/>
            </w:tcMar>
            <w:vAlign w:val="top"/>
          </w:tcPr>
          <w:p w14:paraId="7BF95325">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调用外部插件获取实时或扩展信息</w:t>
            </w:r>
          </w:p>
        </w:tc>
        <w:tc>
          <w:tcPr>
            <w:tcW w:w="1524" w:type="dxa"/>
            <w:tcBorders>
              <w:top w:val="nil"/>
              <w:left w:val="nil"/>
              <w:bottom w:val="nil"/>
              <w:right w:val="nil"/>
            </w:tcBorders>
            <w:tcMar>
              <w:top w:w="-1" w:type="dxa"/>
              <w:left w:w="-1" w:type="dxa"/>
              <w:bottom w:w="-1" w:type="dxa"/>
              <w:right w:w="-1" w:type="dxa"/>
            </w:tcMar>
            <w:vAlign w:val="top"/>
          </w:tcPr>
          <w:p w14:paraId="3D68A171">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tool_result</w:t>
            </w:r>
          </w:p>
        </w:tc>
      </w:tr>
      <w:tr w14:paraId="42E0D0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nil"/>
              <w:left w:val="nil"/>
              <w:bottom w:val="single" w:color="auto" w:sz="12" w:space="0"/>
              <w:right w:val="nil"/>
            </w:tcBorders>
            <w:tcMar>
              <w:top w:w="-1" w:type="dxa"/>
              <w:left w:w="-1" w:type="dxa"/>
              <w:bottom w:w="-1" w:type="dxa"/>
              <w:right w:w="-1" w:type="dxa"/>
            </w:tcMar>
            <w:vAlign w:val="top"/>
          </w:tcPr>
          <w:p w14:paraId="60427E6D">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6</w:t>
            </w:r>
          </w:p>
        </w:tc>
        <w:tc>
          <w:tcPr>
            <w:tcW w:w="1524" w:type="dxa"/>
            <w:tcBorders>
              <w:top w:val="nil"/>
              <w:left w:val="nil"/>
              <w:bottom w:val="single" w:color="auto" w:sz="12" w:space="0"/>
              <w:right w:val="nil"/>
            </w:tcBorders>
            <w:tcMar>
              <w:top w:w="-1" w:type="dxa"/>
              <w:left w:w="-1" w:type="dxa"/>
              <w:bottom w:w="-1" w:type="dxa"/>
              <w:right w:w="-1" w:type="dxa"/>
            </w:tcMar>
            <w:vAlign w:val="top"/>
          </w:tcPr>
          <w:p w14:paraId="5FEEA0E7">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结果生成</w:t>
            </w:r>
          </w:p>
        </w:tc>
        <w:tc>
          <w:tcPr>
            <w:tcW w:w="1524" w:type="dxa"/>
            <w:tcBorders>
              <w:top w:val="nil"/>
              <w:left w:val="nil"/>
              <w:bottom w:val="single" w:color="auto" w:sz="12" w:space="0"/>
              <w:right w:val="nil"/>
            </w:tcBorders>
            <w:tcMar>
              <w:top w:w="-1" w:type="dxa"/>
              <w:left w:w="-1" w:type="dxa"/>
              <w:bottom w:w="-1" w:type="dxa"/>
              <w:right w:w="-1" w:type="dxa"/>
            </w:tcMar>
            <w:vAlign w:val="top"/>
          </w:tcPr>
          <w:p w14:paraId="581E2838">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大模型输出节点</w:t>
            </w:r>
          </w:p>
        </w:tc>
        <w:tc>
          <w:tcPr>
            <w:tcW w:w="1524" w:type="dxa"/>
            <w:tcBorders>
              <w:top w:val="nil"/>
              <w:left w:val="nil"/>
              <w:bottom w:val="single" w:color="auto" w:sz="12" w:space="0"/>
              <w:right w:val="nil"/>
            </w:tcBorders>
            <w:tcMar>
              <w:top w:w="-1" w:type="dxa"/>
              <w:left w:w="-1" w:type="dxa"/>
              <w:bottom w:w="-1" w:type="dxa"/>
              <w:right w:w="-1" w:type="dxa"/>
            </w:tcMar>
            <w:vAlign w:val="top"/>
          </w:tcPr>
          <w:p w14:paraId="2FC84954">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retrieved_docs, db_result, tool_result</w:t>
            </w:r>
          </w:p>
        </w:tc>
        <w:tc>
          <w:tcPr>
            <w:tcW w:w="1524" w:type="dxa"/>
            <w:tcBorders>
              <w:top w:val="nil"/>
              <w:left w:val="nil"/>
              <w:bottom w:val="single" w:color="auto" w:sz="12" w:space="0"/>
              <w:right w:val="nil"/>
            </w:tcBorders>
            <w:tcMar>
              <w:top w:w="-1" w:type="dxa"/>
              <w:left w:w="-1" w:type="dxa"/>
              <w:bottom w:w="-1" w:type="dxa"/>
              <w:right w:w="-1" w:type="dxa"/>
            </w:tcMar>
            <w:vAlign w:val="top"/>
          </w:tcPr>
          <w:p w14:paraId="736FAA3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整合证据并生成结构化答案</w:t>
            </w:r>
          </w:p>
        </w:tc>
        <w:tc>
          <w:tcPr>
            <w:tcW w:w="1524" w:type="dxa"/>
            <w:tcBorders>
              <w:top w:val="nil"/>
              <w:left w:val="nil"/>
              <w:bottom w:val="single" w:color="auto" w:sz="12" w:space="0"/>
              <w:right w:val="nil"/>
            </w:tcBorders>
            <w:tcMar>
              <w:top w:w="-1" w:type="dxa"/>
              <w:left w:w="-1" w:type="dxa"/>
              <w:bottom w:w="-1" w:type="dxa"/>
              <w:right w:w="-1" w:type="dxa"/>
            </w:tcMar>
            <w:vAlign w:val="top"/>
          </w:tcPr>
          <w:p w14:paraId="40E2403A">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final_answer</w:t>
            </w:r>
          </w:p>
        </w:tc>
      </w:tr>
    </w:tbl>
    <w:p w14:paraId="3005DFB3">
      <w:pPr>
        <w:rPr>
          <w:color w:val="auto"/>
        </w:rPr>
      </w:pPr>
    </w:p>
    <w:tbl>
      <w:tblPr>
        <w:tblStyle w:val="35"/>
        <w:tblW w:w="5000" w:type="pct"/>
        <w:jc w:val="center"/>
        <w:tblLayout w:type="fixed"/>
        <w:tblCellMar>
          <w:top w:w="0" w:type="dxa"/>
          <w:left w:w="108" w:type="dxa"/>
          <w:bottom w:w="0" w:type="dxa"/>
          <w:right w:w="108" w:type="dxa"/>
        </w:tblCellMar>
      </w:tblPr>
      <w:tblGrid>
        <w:gridCol w:w="9406"/>
      </w:tblGrid>
      <w:tr w14:paraId="59889B04">
        <w:trPr>
          <w:jc w:val="center"/>
        </w:trPr>
        <w:tc>
          <w:tcPr>
            <w:tcW w:w="9144" w:type="dxa"/>
            <w:shd w:val="clear" w:color="auto" w:fill="F2F2F2"/>
            <w:vAlign w:val="top"/>
          </w:tcPr>
          <w:p w14:paraId="39D2278F">
            <w:pPr>
              <w:spacing w:before="480"/>
              <w:jc w:val="center"/>
              <w:rPr>
                <w:color w:val="auto"/>
              </w:rPr>
            </w:pPr>
            <w:r>
              <w:rPr>
                <w:rFonts w:ascii="SimSun" w:hAnsi="SimSun" w:eastAsia="宋体"/>
                <w:sz w:val="24"/>
                <w:szCs w:val="24"/>
              </w:rPr>
              <w:t>此处粘贴截图 / 架构图 / 运行效果图</w:t>
            </w:r>
          </w:p>
          <w:p w14:paraId="6AE747A5">
            <w:pPr>
              <w:jc w:val="center"/>
              <w:rPr>
                <w:color w:val="auto"/>
              </w:rPr>
            </w:pPr>
            <w:r>
              <w:rPr>
                <w:rFonts w:ascii="SimSun" w:hAnsi="SimSun" w:eastAsia="宋体"/>
                <w:sz w:val="24"/>
                <w:szCs w:val="24"/>
              </w:rPr>
              <w:t>要求：图像清晰，能看清关键配置、输入输出或运行结果</w:t>
            </w:r>
          </w:p>
        </w:tc>
      </w:tr>
    </w:tbl>
    <w:p w14:paraId="57A825E3">
      <w:pPr>
        <w:spacing w:after="120"/>
        <w:ind w:firstLine="480"/>
        <w:jc w:val="center"/>
        <w:rPr>
          <w:color w:val="auto"/>
        </w:rPr>
      </w:pPr>
      <w:r>
        <w:rPr>
          <w:rFonts w:ascii="SimSun" w:hAnsi="SimSun" w:eastAsia="宋体"/>
          <w:sz w:val="24"/>
          <w:szCs w:val="24"/>
        </w:rPr>
        <w:t>图3.2 工作流整体配置截图</w:t>
      </w:r>
    </w:p>
    <w:tbl>
      <w:tblPr>
        <w:tblStyle w:val="35"/>
        <w:tblW w:w="5000" w:type="pct"/>
        <w:jc w:val="center"/>
        <w:tblLayout w:type="fixed"/>
        <w:tblCellMar>
          <w:top w:w="0" w:type="dxa"/>
          <w:left w:w="108" w:type="dxa"/>
          <w:bottom w:w="0" w:type="dxa"/>
          <w:right w:w="108" w:type="dxa"/>
        </w:tblCellMar>
      </w:tblPr>
      <w:tblGrid>
        <w:gridCol w:w="9406"/>
      </w:tblGrid>
      <w:tr w14:paraId="5095E33D">
        <w:tblPrEx>
          <w:tblCellMar>
            <w:top w:w="0" w:type="dxa"/>
            <w:left w:w="108" w:type="dxa"/>
            <w:bottom w:w="0" w:type="dxa"/>
            <w:right w:w="108" w:type="dxa"/>
          </w:tblCellMar>
        </w:tblPrEx>
        <w:trPr>
          <w:jc w:val="center"/>
        </w:trPr>
        <w:tc>
          <w:tcPr>
            <w:tcW w:w="9144" w:type="dxa"/>
            <w:shd w:val="clear" w:color="auto" w:fill="F2F2F2"/>
            <w:vAlign w:val="top"/>
          </w:tcPr>
          <w:p w14:paraId="36B759F8">
            <w:pPr>
              <w:spacing w:before="480"/>
              <w:jc w:val="center"/>
              <w:rPr>
                <w:color w:val="auto"/>
              </w:rPr>
            </w:pPr>
            <w:r>
              <w:rPr>
                <w:rFonts w:ascii="SimSun" w:hAnsi="SimSun" w:eastAsia="宋体"/>
                <w:sz w:val="24"/>
                <w:szCs w:val="24"/>
              </w:rPr>
              <w:t>此处粘贴截图 / 架构图 / 运行效果图</w:t>
            </w:r>
          </w:p>
          <w:p w14:paraId="68A73168">
            <w:pPr>
              <w:jc w:val="center"/>
              <w:rPr>
                <w:color w:val="auto"/>
              </w:rPr>
            </w:pPr>
            <w:r>
              <w:rPr>
                <w:rFonts w:ascii="SimSun" w:hAnsi="SimSun" w:eastAsia="宋体"/>
                <w:sz w:val="24"/>
                <w:szCs w:val="24"/>
              </w:rPr>
              <w:t>要求：图像清晰，能看清关键配置、输入输出或运行结果</w:t>
            </w:r>
          </w:p>
        </w:tc>
      </w:tr>
    </w:tbl>
    <w:p w14:paraId="1FE90588">
      <w:pPr>
        <w:spacing w:after="120"/>
        <w:ind w:firstLine="480"/>
        <w:jc w:val="center"/>
        <w:rPr>
          <w:color w:val="auto"/>
        </w:rPr>
      </w:pPr>
      <w:r>
        <w:rPr>
          <w:rFonts w:ascii="SimSun" w:hAnsi="SimSun" w:eastAsia="宋体"/>
          <w:sz w:val="24"/>
          <w:szCs w:val="24"/>
        </w:rPr>
        <w:t>图3.3 关键节点参数配置截图</w:t>
      </w:r>
    </w:p>
    <w:p w14:paraId="4D7E6949">
      <w:pPr>
        <w:pStyle w:val="4"/>
        <w:jc w:val="left"/>
        <w:rPr>
          <w:color w:val="auto"/>
        </w:rPr>
      </w:pPr>
      <w:bookmarkStart w:id="13" w:name="_Toc11169"/>
      <w:r>
        <w:rPr>
          <w:rFonts w:ascii="SimSun" w:hAnsi="SimSun" w:eastAsia="宋体"/>
          <w:sz w:val="28"/>
          <w:szCs w:val="28"/>
          <w:b/>
          <w:bCs/>
        </w:rPr>
        <w:t>3.3 数据库设计与数据管理</w:t>
      </w:r>
      <w:bookmarkEnd w:id="13"/>
    </w:p>
    <w:p w14:paraId="2B9F95DD">
      <w:pPr>
        <w:spacing w:after="120" w:line="288" w:lineRule="auto"/>
        <w:ind w:firstLine="420"/>
        <w:rPr>
          <w:rFonts w:hint="eastAsia" w:ascii="宋体" w:hAnsi="宋体" w:cs="宋体"/>
          <w:color w:val="auto"/>
          <w:sz w:val="24"/>
          <w:szCs w:val="24"/>
        </w:rPr>
      </w:pPr>
      <w:r>
        <w:rPr>
          <w:rFonts w:ascii="SimSun" w:hAnsi="SimSun" w:eastAsia="宋体"/>
          <w:sz w:val="24"/>
          <w:szCs w:val="24"/>
        </w:rPr>
        <w:t>说明数据库在项目中的作用，如保存用户预约、问答记录、订单信息、评分反馈、任务状态、学习档案等。必须展示表结构与一次真实读写结果。</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569"/>
        <w:gridCol w:w="1053"/>
        <w:gridCol w:w="1324"/>
        <w:gridCol w:w="1988"/>
        <w:gridCol w:w="1311"/>
        <w:gridCol w:w="2371"/>
      </w:tblGrid>
      <w:tr w14:paraId="7AC775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66EEE78">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数据表名称</w:t>
            </w:r>
          </w:p>
        </w:tc>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1153382">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字段名</w:t>
            </w:r>
          </w:p>
        </w:tc>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261E90F">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字段类型</w:t>
            </w:r>
          </w:p>
        </w:tc>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F3825F5">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字段含义</w:t>
            </w:r>
          </w:p>
        </w:tc>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61C2659">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是否必填</w:t>
            </w:r>
          </w:p>
        </w:tc>
        <w:tc>
          <w:tcPr>
            <w:tcW w:w="1524"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55110BA1">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示例值</w:t>
            </w:r>
          </w:p>
        </w:tc>
      </w:tr>
      <w:tr w14:paraId="0BE3DC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single" w:color="auto" w:sz="4" w:space="0"/>
              <w:left w:val="nil"/>
              <w:bottom w:val="nil"/>
              <w:right w:val="nil"/>
            </w:tcBorders>
            <w:tcMar>
              <w:top w:w="-1" w:type="dxa"/>
              <w:left w:w="-1" w:type="dxa"/>
              <w:bottom w:w="-1" w:type="dxa"/>
              <w:right w:w="-1" w:type="dxa"/>
            </w:tcMar>
            <w:vAlign w:val="top"/>
          </w:tcPr>
          <w:p w14:paraId="580556AF">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user_profile</w:t>
            </w:r>
          </w:p>
        </w:tc>
        <w:tc>
          <w:tcPr>
            <w:tcW w:w="1524" w:type="dxa"/>
            <w:tcBorders>
              <w:top w:val="single" w:color="auto" w:sz="4" w:space="0"/>
              <w:left w:val="nil"/>
              <w:bottom w:val="nil"/>
              <w:right w:val="nil"/>
            </w:tcBorders>
            <w:tcMar>
              <w:top w:w="-1" w:type="dxa"/>
              <w:left w:w="-1" w:type="dxa"/>
              <w:bottom w:w="-1" w:type="dxa"/>
              <w:right w:w="-1" w:type="dxa"/>
            </w:tcMar>
            <w:vAlign w:val="top"/>
          </w:tcPr>
          <w:p w14:paraId="32CB92EF">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user_id</w:t>
            </w:r>
          </w:p>
        </w:tc>
        <w:tc>
          <w:tcPr>
            <w:tcW w:w="1524" w:type="dxa"/>
            <w:tcBorders>
              <w:top w:val="single" w:color="auto" w:sz="4" w:space="0"/>
              <w:left w:val="nil"/>
              <w:bottom w:val="nil"/>
              <w:right w:val="nil"/>
            </w:tcBorders>
            <w:tcMar>
              <w:top w:w="-1" w:type="dxa"/>
              <w:left w:w="-1" w:type="dxa"/>
              <w:bottom w:w="-1" w:type="dxa"/>
              <w:right w:w="-1" w:type="dxa"/>
            </w:tcMar>
            <w:vAlign w:val="top"/>
          </w:tcPr>
          <w:p w14:paraId="020CC43E">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文本/编号</w:t>
            </w:r>
          </w:p>
        </w:tc>
        <w:tc>
          <w:tcPr>
            <w:tcW w:w="1524" w:type="dxa"/>
            <w:tcBorders>
              <w:top w:val="single" w:color="auto" w:sz="4" w:space="0"/>
              <w:left w:val="nil"/>
              <w:bottom w:val="nil"/>
              <w:right w:val="nil"/>
            </w:tcBorders>
            <w:tcMar>
              <w:top w:w="-1" w:type="dxa"/>
              <w:left w:w="-1" w:type="dxa"/>
              <w:bottom w:w="-1" w:type="dxa"/>
              <w:right w:w="-1" w:type="dxa"/>
            </w:tcMar>
            <w:vAlign w:val="top"/>
          </w:tcPr>
          <w:p w14:paraId="25471D72">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用户唯一标识</w:t>
            </w:r>
          </w:p>
        </w:tc>
        <w:tc>
          <w:tcPr>
            <w:tcW w:w="1524" w:type="dxa"/>
            <w:tcBorders>
              <w:top w:val="single" w:color="auto" w:sz="4" w:space="0"/>
              <w:left w:val="nil"/>
              <w:bottom w:val="nil"/>
              <w:right w:val="nil"/>
            </w:tcBorders>
            <w:tcMar>
              <w:top w:w="-1" w:type="dxa"/>
              <w:left w:w="-1" w:type="dxa"/>
              <w:bottom w:w="-1" w:type="dxa"/>
              <w:right w:w="-1" w:type="dxa"/>
            </w:tcMar>
            <w:vAlign w:val="top"/>
          </w:tcPr>
          <w:p w14:paraId="579C33CE">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是</w:t>
            </w:r>
          </w:p>
        </w:tc>
        <w:tc>
          <w:tcPr>
            <w:tcW w:w="1524" w:type="dxa"/>
            <w:tcBorders>
              <w:top w:val="single" w:color="auto" w:sz="4" w:space="0"/>
              <w:left w:val="nil"/>
              <w:bottom w:val="nil"/>
              <w:right w:val="nil"/>
            </w:tcBorders>
            <w:tcMar>
              <w:top w:w="-1" w:type="dxa"/>
              <w:left w:w="-1" w:type="dxa"/>
              <w:bottom w:w="-1" w:type="dxa"/>
              <w:right w:w="-1" w:type="dxa"/>
            </w:tcMar>
            <w:vAlign w:val="top"/>
          </w:tcPr>
          <w:p w14:paraId="55104C04">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U001</w:t>
            </w:r>
          </w:p>
        </w:tc>
      </w:tr>
      <w:tr w14:paraId="608C20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nil"/>
              <w:left w:val="nil"/>
              <w:bottom w:val="nil"/>
              <w:right w:val="nil"/>
            </w:tcBorders>
            <w:tcMar>
              <w:top w:w="-1" w:type="dxa"/>
              <w:left w:w="-1" w:type="dxa"/>
              <w:bottom w:w="-1" w:type="dxa"/>
              <w:right w:w="-1" w:type="dxa"/>
            </w:tcMar>
            <w:vAlign w:val="top"/>
          </w:tcPr>
          <w:p w14:paraId="4C3FCDB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user_profile</w:t>
            </w:r>
          </w:p>
        </w:tc>
        <w:tc>
          <w:tcPr>
            <w:tcW w:w="1524" w:type="dxa"/>
            <w:tcBorders>
              <w:top w:val="nil"/>
              <w:left w:val="nil"/>
              <w:bottom w:val="nil"/>
              <w:right w:val="nil"/>
            </w:tcBorders>
            <w:tcMar>
              <w:top w:w="-1" w:type="dxa"/>
              <w:left w:w="-1" w:type="dxa"/>
              <w:bottom w:w="-1" w:type="dxa"/>
              <w:right w:w="-1" w:type="dxa"/>
            </w:tcMar>
            <w:vAlign w:val="top"/>
          </w:tcPr>
          <w:p w14:paraId="3E485B5F">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name</w:t>
            </w:r>
          </w:p>
        </w:tc>
        <w:tc>
          <w:tcPr>
            <w:tcW w:w="1524" w:type="dxa"/>
            <w:tcBorders>
              <w:top w:val="nil"/>
              <w:left w:val="nil"/>
              <w:bottom w:val="nil"/>
              <w:right w:val="nil"/>
            </w:tcBorders>
            <w:tcMar>
              <w:top w:w="-1" w:type="dxa"/>
              <w:left w:w="-1" w:type="dxa"/>
              <w:bottom w:w="-1" w:type="dxa"/>
              <w:right w:w="-1" w:type="dxa"/>
            </w:tcMar>
            <w:vAlign w:val="top"/>
          </w:tcPr>
          <w:p w14:paraId="7528E790">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文本</w:t>
            </w:r>
          </w:p>
        </w:tc>
        <w:tc>
          <w:tcPr>
            <w:tcW w:w="1524" w:type="dxa"/>
            <w:tcBorders>
              <w:top w:val="nil"/>
              <w:left w:val="nil"/>
              <w:bottom w:val="nil"/>
              <w:right w:val="nil"/>
            </w:tcBorders>
            <w:tcMar>
              <w:top w:w="-1" w:type="dxa"/>
              <w:left w:w="-1" w:type="dxa"/>
              <w:bottom w:w="-1" w:type="dxa"/>
              <w:right w:w="-1" w:type="dxa"/>
            </w:tcMar>
            <w:vAlign w:val="top"/>
          </w:tcPr>
          <w:p w14:paraId="5D456BFF">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用户姓名或昵称</w:t>
            </w:r>
          </w:p>
        </w:tc>
        <w:tc>
          <w:tcPr>
            <w:tcW w:w="1524" w:type="dxa"/>
            <w:tcBorders>
              <w:top w:val="nil"/>
              <w:left w:val="nil"/>
              <w:bottom w:val="nil"/>
              <w:right w:val="nil"/>
            </w:tcBorders>
            <w:tcMar>
              <w:top w:w="-1" w:type="dxa"/>
              <w:left w:w="-1" w:type="dxa"/>
              <w:bottom w:w="-1" w:type="dxa"/>
              <w:right w:w="-1" w:type="dxa"/>
            </w:tcMar>
            <w:vAlign w:val="top"/>
          </w:tcPr>
          <w:p w14:paraId="54251D2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否</w:t>
            </w:r>
          </w:p>
        </w:tc>
        <w:tc>
          <w:tcPr>
            <w:tcW w:w="1524" w:type="dxa"/>
            <w:tcBorders>
              <w:top w:val="nil"/>
              <w:left w:val="nil"/>
              <w:bottom w:val="nil"/>
              <w:right w:val="nil"/>
            </w:tcBorders>
            <w:tcMar>
              <w:top w:w="-1" w:type="dxa"/>
              <w:left w:w="-1" w:type="dxa"/>
              <w:bottom w:w="-1" w:type="dxa"/>
              <w:right w:w="-1" w:type="dxa"/>
            </w:tcMar>
            <w:vAlign w:val="top"/>
          </w:tcPr>
          <w:p w14:paraId="0D6F5A18">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张三</w:t>
            </w:r>
          </w:p>
        </w:tc>
      </w:tr>
      <w:tr w14:paraId="253BA5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nil"/>
              <w:left w:val="nil"/>
              <w:bottom w:val="nil"/>
              <w:right w:val="nil"/>
            </w:tcBorders>
            <w:tcMar>
              <w:top w:w="-1" w:type="dxa"/>
              <w:left w:w="-1" w:type="dxa"/>
              <w:bottom w:w="-1" w:type="dxa"/>
              <w:right w:w="-1" w:type="dxa"/>
            </w:tcMar>
            <w:vAlign w:val="top"/>
          </w:tcPr>
          <w:p w14:paraId="507593B0">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task_record</w:t>
            </w:r>
          </w:p>
        </w:tc>
        <w:tc>
          <w:tcPr>
            <w:tcW w:w="1524" w:type="dxa"/>
            <w:tcBorders>
              <w:top w:val="nil"/>
              <w:left w:val="nil"/>
              <w:bottom w:val="nil"/>
              <w:right w:val="nil"/>
            </w:tcBorders>
            <w:tcMar>
              <w:top w:w="-1" w:type="dxa"/>
              <w:left w:w="-1" w:type="dxa"/>
              <w:bottom w:w="-1" w:type="dxa"/>
              <w:right w:w="-1" w:type="dxa"/>
            </w:tcMar>
            <w:vAlign w:val="top"/>
          </w:tcPr>
          <w:p w14:paraId="663B1E06">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task_id</w:t>
            </w:r>
          </w:p>
        </w:tc>
        <w:tc>
          <w:tcPr>
            <w:tcW w:w="1524" w:type="dxa"/>
            <w:tcBorders>
              <w:top w:val="nil"/>
              <w:left w:val="nil"/>
              <w:bottom w:val="nil"/>
              <w:right w:val="nil"/>
            </w:tcBorders>
            <w:tcMar>
              <w:top w:w="-1" w:type="dxa"/>
              <w:left w:w="-1" w:type="dxa"/>
              <w:bottom w:w="-1" w:type="dxa"/>
              <w:right w:w="-1" w:type="dxa"/>
            </w:tcMar>
            <w:vAlign w:val="top"/>
          </w:tcPr>
          <w:p w14:paraId="76A224ED">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文本/编号</w:t>
            </w:r>
          </w:p>
        </w:tc>
        <w:tc>
          <w:tcPr>
            <w:tcW w:w="1524" w:type="dxa"/>
            <w:tcBorders>
              <w:top w:val="nil"/>
              <w:left w:val="nil"/>
              <w:bottom w:val="nil"/>
              <w:right w:val="nil"/>
            </w:tcBorders>
            <w:tcMar>
              <w:top w:w="-1" w:type="dxa"/>
              <w:left w:w="-1" w:type="dxa"/>
              <w:bottom w:w="-1" w:type="dxa"/>
              <w:right w:w="-1" w:type="dxa"/>
            </w:tcMar>
            <w:vAlign w:val="top"/>
          </w:tcPr>
          <w:p w14:paraId="7619C0B4">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任务编号</w:t>
            </w:r>
          </w:p>
        </w:tc>
        <w:tc>
          <w:tcPr>
            <w:tcW w:w="1524" w:type="dxa"/>
            <w:tcBorders>
              <w:top w:val="nil"/>
              <w:left w:val="nil"/>
              <w:bottom w:val="nil"/>
              <w:right w:val="nil"/>
            </w:tcBorders>
            <w:tcMar>
              <w:top w:w="-1" w:type="dxa"/>
              <w:left w:w="-1" w:type="dxa"/>
              <w:bottom w:w="-1" w:type="dxa"/>
              <w:right w:w="-1" w:type="dxa"/>
            </w:tcMar>
            <w:vAlign w:val="top"/>
          </w:tcPr>
          <w:p w14:paraId="0D2852E8">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是</w:t>
            </w:r>
          </w:p>
        </w:tc>
        <w:tc>
          <w:tcPr>
            <w:tcW w:w="1524" w:type="dxa"/>
            <w:tcBorders>
              <w:top w:val="nil"/>
              <w:left w:val="nil"/>
              <w:bottom w:val="nil"/>
              <w:right w:val="nil"/>
            </w:tcBorders>
            <w:tcMar>
              <w:top w:w="-1" w:type="dxa"/>
              <w:left w:w="-1" w:type="dxa"/>
              <w:bottom w:w="-1" w:type="dxa"/>
              <w:right w:w="-1" w:type="dxa"/>
            </w:tcMar>
            <w:vAlign w:val="top"/>
          </w:tcPr>
          <w:p w14:paraId="6CD56660">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T2026001</w:t>
            </w:r>
          </w:p>
        </w:tc>
      </w:tr>
      <w:tr w14:paraId="04A147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nil"/>
              <w:left w:val="nil"/>
              <w:bottom w:val="nil"/>
              <w:right w:val="nil"/>
            </w:tcBorders>
            <w:tcMar>
              <w:top w:w="-1" w:type="dxa"/>
              <w:left w:w="-1" w:type="dxa"/>
              <w:bottom w:w="-1" w:type="dxa"/>
              <w:right w:w="-1" w:type="dxa"/>
            </w:tcMar>
            <w:vAlign w:val="top"/>
          </w:tcPr>
          <w:p w14:paraId="108A9FB5">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task_record</w:t>
            </w:r>
          </w:p>
        </w:tc>
        <w:tc>
          <w:tcPr>
            <w:tcW w:w="1524" w:type="dxa"/>
            <w:tcBorders>
              <w:top w:val="nil"/>
              <w:left w:val="nil"/>
              <w:bottom w:val="nil"/>
              <w:right w:val="nil"/>
            </w:tcBorders>
            <w:tcMar>
              <w:top w:w="-1" w:type="dxa"/>
              <w:left w:w="-1" w:type="dxa"/>
              <w:bottom w:w="-1" w:type="dxa"/>
              <w:right w:w="-1" w:type="dxa"/>
            </w:tcMar>
            <w:vAlign w:val="top"/>
          </w:tcPr>
          <w:p w14:paraId="230AFDE8">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intent</w:t>
            </w:r>
          </w:p>
        </w:tc>
        <w:tc>
          <w:tcPr>
            <w:tcW w:w="1524" w:type="dxa"/>
            <w:tcBorders>
              <w:top w:val="nil"/>
              <w:left w:val="nil"/>
              <w:bottom w:val="nil"/>
              <w:right w:val="nil"/>
            </w:tcBorders>
            <w:tcMar>
              <w:top w:w="-1" w:type="dxa"/>
              <w:left w:w="-1" w:type="dxa"/>
              <w:bottom w:w="-1" w:type="dxa"/>
              <w:right w:w="-1" w:type="dxa"/>
            </w:tcMar>
            <w:vAlign w:val="top"/>
          </w:tcPr>
          <w:p w14:paraId="2F445CFC">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文本</w:t>
            </w:r>
          </w:p>
        </w:tc>
        <w:tc>
          <w:tcPr>
            <w:tcW w:w="1524" w:type="dxa"/>
            <w:tcBorders>
              <w:top w:val="nil"/>
              <w:left w:val="nil"/>
              <w:bottom w:val="nil"/>
              <w:right w:val="nil"/>
            </w:tcBorders>
            <w:tcMar>
              <w:top w:w="-1" w:type="dxa"/>
              <w:left w:w="-1" w:type="dxa"/>
              <w:bottom w:w="-1" w:type="dxa"/>
              <w:right w:w="-1" w:type="dxa"/>
            </w:tcMar>
            <w:vAlign w:val="top"/>
          </w:tcPr>
          <w:p w14:paraId="289C46D3">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用户意图类别</w:t>
            </w:r>
          </w:p>
        </w:tc>
        <w:tc>
          <w:tcPr>
            <w:tcW w:w="1524" w:type="dxa"/>
            <w:tcBorders>
              <w:top w:val="nil"/>
              <w:left w:val="nil"/>
              <w:bottom w:val="nil"/>
              <w:right w:val="nil"/>
            </w:tcBorders>
            <w:tcMar>
              <w:top w:w="-1" w:type="dxa"/>
              <w:left w:w="-1" w:type="dxa"/>
              <w:bottom w:w="-1" w:type="dxa"/>
              <w:right w:w="-1" w:type="dxa"/>
            </w:tcMar>
            <w:vAlign w:val="top"/>
          </w:tcPr>
          <w:p w14:paraId="07C4D138">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是</w:t>
            </w:r>
          </w:p>
        </w:tc>
        <w:tc>
          <w:tcPr>
            <w:tcW w:w="1524" w:type="dxa"/>
            <w:tcBorders>
              <w:top w:val="nil"/>
              <w:left w:val="nil"/>
              <w:bottom w:val="nil"/>
              <w:right w:val="nil"/>
            </w:tcBorders>
            <w:tcMar>
              <w:top w:w="-1" w:type="dxa"/>
              <w:left w:w="-1" w:type="dxa"/>
              <w:bottom w:w="-1" w:type="dxa"/>
              <w:right w:w="-1" w:type="dxa"/>
            </w:tcMar>
            <w:vAlign w:val="top"/>
          </w:tcPr>
          <w:p w14:paraId="615D53A5">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课程咨询/预约/推荐</w:t>
            </w:r>
          </w:p>
        </w:tc>
      </w:tr>
      <w:tr w14:paraId="5F725F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nil"/>
              <w:left w:val="nil"/>
              <w:bottom w:val="nil"/>
              <w:right w:val="nil"/>
            </w:tcBorders>
            <w:tcMar>
              <w:top w:w="-1" w:type="dxa"/>
              <w:left w:w="-1" w:type="dxa"/>
              <w:bottom w:w="-1" w:type="dxa"/>
              <w:right w:w="-1" w:type="dxa"/>
            </w:tcMar>
            <w:vAlign w:val="top"/>
          </w:tcPr>
          <w:p w14:paraId="61DF0952">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task_record</w:t>
            </w:r>
          </w:p>
        </w:tc>
        <w:tc>
          <w:tcPr>
            <w:tcW w:w="1524" w:type="dxa"/>
            <w:tcBorders>
              <w:top w:val="nil"/>
              <w:left w:val="nil"/>
              <w:bottom w:val="nil"/>
              <w:right w:val="nil"/>
            </w:tcBorders>
            <w:tcMar>
              <w:top w:w="-1" w:type="dxa"/>
              <w:left w:w="-1" w:type="dxa"/>
              <w:bottom w:w="-1" w:type="dxa"/>
              <w:right w:w="-1" w:type="dxa"/>
            </w:tcMar>
            <w:vAlign w:val="top"/>
          </w:tcPr>
          <w:p w14:paraId="40AA1BE6">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status</w:t>
            </w:r>
          </w:p>
        </w:tc>
        <w:tc>
          <w:tcPr>
            <w:tcW w:w="1524" w:type="dxa"/>
            <w:tcBorders>
              <w:top w:val="nil"/>
              <w:left w:val="nil"/>
              <w:bottom w:val="nil"/>
              <w:right w:val="nil"/>
            </w:tcBorders>
            <w:tcMar>
              <w:top w:w="-1" w:type="dxa"/>
              <w:left w:w="-1" w:type="dxa"/>
              <w:bottom w:w="-1" w:type="dxa"/>
              <w:right w:w="-1" w:type="dxa"/>
            </w:tcMar>
            <w:vAlign w:val="top"/>
          </w:tcPr>
          <w:p w14:paraId="63347B0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文本</w:t>
            </w:r>
          </w:p>
        </w:tc>
        <w:tc>
          <w:tcPr>
            <w:tcW w:w="1524" w:type="dxa"/>
            <w:tcBorders>
              <w:top w:val="nil"/>
              <w:left w:val="nil"/>
              <w:bottom w:val="nil"/>
              <w:right w:val="nil"/>
            </w:tcBorders>
            <w:tcMar>
              <w:top w:w="-1" w:type="dxa"/>
              <w:left w:w="-1" w:type="dxa"/>
              <w:bottom w:w="-1" w:type="dxa"/>
              <w:right w:w="-1" w:type="dxa"/>
            </w:tcMar>
            <w:vAlign w:val="top"/>
          </w:tcPr>
          <w:p w14:paraId="357B9367">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任务状态</w:t>
            </w:r>
          </w:p>
        </w:tc>
        <w:tc>
          <w:tcPr>
            <w:tcW w:w="1524" w:type="dxa"/>
            <w:tcBorders>
              <w:top w:val="nil"/>
              <w:left w:val="nil"/>
              <w:bottom w:val="nil"/>
              <w:right w:val="nil"/>
            </w:tcBorders>
            <w:tcMar>
              <w:top w:w="-1" w:type="dxa"/>
              <w:left w:w="-1" w:type="dxa"/>
              <w:bottom w:w="-1" w:type="dxa"/>
              <w:right w:w="-1" w:type="dxa"/>
            </w:tcMar>
            <w:vAlign w:val="top"/>
          </w:tcPr>
          <w:p w14:paraId="76753B23">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是</w:t>
            </w:r>
          </w:p>
        </w:tc>
        <w:tc>
          <w:tcPr>
            <w:tcW w:w="1524" w:type="dxa"/>
            <w:tcBorders>
              <w:top w:val="nil"/>
              <w:left w:val="nil"/>
              <w:bottom w:val="nil"/>
              <w:right w:val="nil"/>
            </w:tcBorders>
            <w:tcMar>
              <w:top w:w="-1" w:type="dxa"/>
              <w:left w:w="-1" w:type="dxa"/>
              <w:bottom w:w="-1" w:type="dxa"/>
              <w:right w:w="-1" w:type="dxa"/>
            </w:tcMar>
            <w:vAlign w:val="top"/>
          </w:tcPr>
          <w:p w14:paraId="41401735">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已完成/待补充/失败</w:t>
            </w:r>
          </w:p>
        </w:tc>
      </w:tr>
      <w:tr w14:paraId="7CC77D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4" w:type="dxa"/>
            <w:tcBorders>
              <w:top w:val="nil"/>
              <w:left w:val="nil"/>
              <w:bottom w:val="single" w:color="auto" w:sz="12" w:space="0"/>
              <w:right w:val="nil"/>
            </w:tcBorders>
            <w:tcMar>
              <w:top w:w="-1" w:type="dxa"/>
              <w:left w:w="-1" w:type="dxa"/>
              <w:bottom w:w="-1" w:type="dxa"/>
              <w:right w:w="-1" w:type="dxa"/>
            </w:tcMar>
            <w:vAlign w:val="top"/>
          </w:tcPr>
          <w:p w14:paraId="29EB1FB9">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feedback</w:t>
            </w:r>
          </w:p>
        </w:tc>
        <w:tc>
          <w:tcPr>
            <w:tcW w:w="1524" w:type="dxa"/>
            <w:tcBorders>
              <w:top w:val="nil"/>
              <w:left w:val="nil"/>
              <w:bottom w:val="single" w:color="auto" w:sz="12" w:space="0"/>
              <w:right w:val="nil"/>
            </w:tcBorders>
            <w:tcMar>
              <w:top w:w="-1" w:type="dxa"/>
              <w:left w:w="-1" w:type="dxa"/>
              <w:bottom w:w="-1" w:type="dxa"/>
              <w:right w:w="-1" w:type="dxa"/>
            </w:tcMar>
            <w:vAlign w:val="top"/>
          </w:tcPr>
          <w:p w14:paraId="6A5264E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score</w:t>
            </w:r>
          </w:p>
        </w:tc>
        <w:tc>
          <w:tcPr>
            <w:tcW w:w="1524" w:type="dxa"/>
            <w:tcBorders>
              <w:top w:val="nil"/>
              <w:left w:val="nil"/>
              <w:bottom w:val="single" w:color="auto" w:sz="12" w:space="0"/>
              <w:right w:val="nil"/>
            </w:tcBorders>
            <w:tcMar>
              <w:top w:w="-1" w:type="dxa"/>
              <w:left w:w="-1" w:type="dxa"/>
              <w:bottom w:w="-1" w:type="dxa"/>
              <w:right w:w="-1" w:type="dxa"/>
            </w:tcMar>
            <w:vAlign w:val="top"/>
          </w:tcPr>
          <w:p w14:paraId="3D28AB32">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数字</w:t>
            </w:r>
          </w:p>
        </w:tc>
        <w:tc>
          <w:tcPr>
            <w:tcW w:w="1524" w:type="dxa"/>
            <w:tcBorders>
              <w:top w:val="nil"/>
              <w:left w:val="nil"/>
              <w:bottom w:val="single" w:color="auto" w:sz="12" w:space="0"/>
              <w:right w:val="nil"/>
            </w:tcBorders>
            <w:tcMar>
              <w:top w:w="-1" w:type="dxa"/>
              <w:left w:w="-1" w:type="dxa"/>
              <w:bottom w:w="-1" w:type="dxa"/>
              <w:right w:w="-1" w:type="dxa"/>
            </w:tcMar>
            <w:vAlign w:val="top"/>
          </w:tcPr>
          <w:p w14:paraId="3C1802C6">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用户评分</w:t>
            </w:r>
          </w:p>
        </w:tc>
        <w:tc>
          <w:tcPr>
            <w:tcW w:w="1524" w:type="dxa"/>
            <w:tcBorders>
              <w:top w:val="nil"/>
              <w:left w:val="nil"/>
              <w:bottom w:val="single" w:color="auto" w:sz="12" w:space="0"/>
              <w:right w:val="nil"/>
            </w:tcBorders>
            <w:tcMar>
              <w:top w:w="-1" w:type="dxa"/>
              <w:left w:w="-1" w:type="dxa"/>
              <w:bottom w:w="-1" w:type="dxa"/>
              <w:right w:w="-1" w:type="dxa"/>
            </w:tcMar>
            <w:vAlign w:val="top"/>
          </w:tcPr>
          <w:p w14:paraId="31AFD795">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否</w:t>
            </w:r>
          </w:p>
        </w:tc>
        <w:tc>
          <w:tcPr>
            <w:tcW w:w="1524" w:type="dxa"/>
            <w:tcBorders>
              <w:top w:val="nil"/>
              <w:left w:val="nil"/>
              <w:bottom w:val="single" w:color="auto" w:sz="12" w:space="0"/>
              <w:right w:val="nil"/>
            </w:tcBorders>
            <w:tcMar>
              <w:top w:w="-1" w:type="dxa"/>
              <w:left w:w="-1" w:type="dxa"/>
              <w:bottom w:w="-1" w:type="dxa"/>
              <w:right w:w="-1" w:type="dxa"/>
            </w:tcMar>
            <w:vAlign w:val="top"/>
          </w:tcPr>
          <w:p w14:paraId="09C502E3">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5</w:t>
            </w:r>
          </w:p>
        </w:tc>
      </w:tr>
    </w:tbl>
    <w:p w14:paraId="2C52F512">
      <w:pPr>
        <w:rPr>
          <w:color w:val="auto"/>
        </w:rPr>
      </w:pPr>
    </w:p>
    <w:tbl>
      <w:tblPr>
        <w:tblStyle w:val="35"/>
        <w:tblW w:w="5000" w:type="pct"/>
        <w:jc w:val="center"/>
        <w:tblLayout w:type="fixed"/>
        <w:tblCellMar>
          <w:top w:w="0" w:type="dxa"/>
          <w:left w:w="108" w:type="dxa"/>
          <w:bottom w:w="0" w:type="dxa"/>
          <w:right w:w="108" w:type="dxa"/>
        </w:tblCellMar>
      </w:tblPr>
      <w:tblGrid>
        <w:gridCol w:w="9406"/>
      </w:tblGrid>
      <w:tr w14:paraId="31A60A37">
        <w:tblPrEx>
          <w:tblCellMar>
            <w:top w:w="0" w:type="dxa"/>
            <w:left w:w="108" w:type="dxa"/>
            <w:bottom w:w="0" w:type="dxa"/>
            <w:right w:w="108" w:type="dxa"/>
          </w:tblCellMar>
        </w:tblPrEx>
        <w:trPr>
          <w:jc w:val="center"/>
        </w:trPr>
        <w:tc>
          <w:tcPr>
            <w:tcW w:w="9144" w:type="dxa"/>
            <w:shd w:val="clear" w:color="auto" w:fill="F2F2F2"/>
            <w:vAlign w:val="top"/>
          </w:tcPr>
          <w:p w14:paraId="259D871E">
            <w:pPr>
              <w:spacing w:before="480"/>
              <w:jc w:val="center"/>
              <w:rPr>
                <w:color w:val="auto"/>
              </w:rPr>
            </w:pPr>
            <w:r>
              <w:rPr>
                <w:rFonts w:ascii="SimSun" w:hAnsi="SimSun" w:eastAsia="宋体"/>
                <w:sz w:val="24"/>
                <w:szCs w:val="24"/>
              </w:rPr>
              <w:t>此处粘贴截图 / 架构图 / 运行效果图</w:t>
            </w:r>
          </w:p>
          <w:p w14:paraId="37DBB692">
            <w:pPr>
              <w:jc w:val="center"/>
              <w:rPr>
                <w:color w:val="auto"/>
              </w:rPr>
            </w:pPr>
            <w:r>
              <w:rPr>
                <w:rFonts w:ascii="SimSun" w:hAnsi="SimSun" w:eastAsia="宋体"/>
                <w:sz w:val="24"/>
                <w:szCs w:val="24"/>
              </w:rPr>
              <w:t>要求：图像清晰，能看清关键配置、输入输出或运行结果</w:t>
            </w:r>
          </w:p>
        </w:tc>
      </w:tr>
    </w:tbl>
    <w:p w14:paraId="7FCC8E66">
      <w:pPr>
        <w:spacing w:after="120"/>
        <w:ind w:firstLine="480"/>
        <w:jc w:val="center"/>
        <w:rPr>
          <w:color w:val="auto"/>
        </w:rPr>
      </w:pPr>
      <w:r>
        <w:rPr>
          <w:rFonts w:ascii="SimSun" w:hAnsi="SimSun" w:eastAsia="宋体"/>
          <w:sz w:val="24"/>
          <w:szCs w:val="24"/>
        </w:rPr>
        <w:t>图3.4 数据库表结构截图</w:t>
      </w:r>
    </w:p>
    <w:tbl>
      <w:tblPr>
        <w:tblStyle w:val="35"/>
        <w:tblW w:w="5000" w:type="pct"/>
        <w:jc w:val="center"/>
        <w:tblLayout w:type="fixed"/>
        <w:tblCellMar>
          <w:top w:w="0" w:type="dxa"/>
          <w:left w:w="108" w:type="dxa"/>
          <w:bottom w:w="0" w:type="dxa"/>
          <w:right w:w="108" w:type="dxa"/>
        </w:tblCellMar>
      </w:tblPr>
      <w:tblGrid>
        <w:gridCol w:w="9406"/>
      </w:tblGrid>
      <w:tr w14:paraId="645B526B">
        <w:tblPrEx>
          <w:tblCellMar>
            <w:top w:w="0" w:type="dxa"/>
            <w:left w:w="108" w:type="dxa"/>
            <w:bottom w:w="0" w:type="dxa"/>
            <w:right w:w="108" w:type="dxa"/>
          </w:tblCellMar>
        </w:tblPrEx>
        <w:trPr>
          <w:jc w:val="center"/>
        </w:trPr>
        <w:tc>
          <w:tcPr>
            <w:tcW w:w="9144" w:type="dxa"/>
            <w:shd w:val="clear" w:color="auto" w:fill="F2F2F2"/>
            <w:vAlign w:val="top"/>
          </w:tcPr>
          <w:p w14:paraId="4707A007">
            <w:pPr>
              <w:spacing w:before="480"/>
              <w:jc w:val="center"/>
              <w:rPr>
                <w:color w:val="auto"/>
              </w:rPr>
            </w:pPr>
            <w:r>
              <w:rPr>
                <w:rFonts w:ascii="SimSun" w:hAnsi="SimSun" w:eastAsia="宋体"/>
                <w:sz w:val="24"/>
                <w:szCs w:val="24"/>
              </w:rPr>
              <w:t>此处粘贴截图 / 架构图 / 运行效果图</w:t>
            </w:r>
          </w:p>
          <w:p w14:paraId="68AEC5AA">
            <w:pPr>
              <w:jc w:val="center"/>
              <w:rPr>
                <w:color w:val="auto"/>
              </w:rPr>
            </w:pPr>
            <w:r>
              <w:rPr>
                <w:rFonts w:ascii="SimSun" w:hAnsi="SimSun" w:eastAsia="宋体"/>
                <w:sz w:val="24"/>
                <w:szCs w:val="24"/>
              </w:rPr>
              <w:t>要求：图像清晰，能看清关键配置、输入输出或运行结果</w:t>
            </w:r>
          </w:p>
        </w:tc>
      </w:tr>
    </w:tbl>
    <w:p w14:paraId="7C317099">
      <w:pPr>
        <w:spacing w:after="120"/>
        <w:ind w:firstLine="480"/>
        <w:jc w:val="center"/>
        <w:rPr>
          <w:color w:val="auto"/>
        </w:rPr>
      </w:pPr>
      <w:r>
        <w:rPr>
          <w:rFonts w:ascii="SimSun" w:hAnsi="SimSun" w:eastAsia="宋体"/>
          <w:sz w:val="24"/>
          <w:szCs w:val="24"/>
        </w:rPr>
        <w:t>图3.5 数据库新增/查询/更新结果截图</w:t>
      </w:r>
    </w:p>
    <w:p w14:paraId="06380025">
      <w:pPr>
        <w:pStyle w:val="4"/>
        <w:jc w:val="left"/>
        <w:rPr>
          <w:color w:val="auto"/>
        </w:rPr>
      </w:pPr>
      <w:bookmarkStart w:id="14" w:name="_Toc23884"/>
      <w:r>
        <w:rPr>
          <w:rFonts w:ascii="SimSun" w:hAnsi="SimSun" w:eastAsia="宋体"/>
          <w:sz w:val="28"/>
          <w:szCs w:val="28"/>
          <w:b/>
          <w:bCs/>
        </w:rPr>
        <w:t>3.4 知识库建设与检索验证</w:t>
      </w:r>
      <w:bookmarkEnd w:id="14"/>
    </w:p>
    <w:p w14:paraId="39C34765">
      <w:pPr>
        <w:spacing w:after="120" w:line="288" w:lineRule="auto"/>
        <w:ind w:firstLine="420"/>
        <w:rPr>
          <w:rFonts w:hint="eastAsia" w:ascii="宋体" w:hAnsi="宋体" w:cs="宋体"/>
          <w:color w:val="auto"/>
          <w:sz w:val="24"/>
          <w:szCs w:val="24"/>
        </w:rPr>
      </w:pPr>
      <w:r>
        <w:rPr>
          <w:rFonts w:ascii="SimSun" w:hAnsi="SimSun" w:eastAsia="宋体"/>
          <w:sz w:val="24"/>
          <w:szCs w:val="24"/>
        </w:rPr>
        <w:t>知识库不是简单上传文件，应说明资料来源、整理方式、分段策略、召回效果和回答引用方式。建议至少上传2—3份与项目场景相关的材料。</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984"/>
        <w:gridCol w:w="1814"/>
        <w:gridCol w:w="1814"/>
      </w:tblGrid>
      <w:tr w14:paraId="0900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9" w:type="dxa"/>
            <w:shd w:val="clear" w:color="auto" w:fill="D9EAF7"/>
            <w:vAlign w:val="top"/>
          </w:tcPr>
          <w:p w14:paraId="2E5C8373">
            <w:pPr>
              <w:jc w:val="center"/>
              <w:rPr>
                <w:color w:val="auto"/>
              </w:rPr>
            </w:pPr>
            <w:r>
              <w:rPr>
                <w:rFonts w:ascii="SimSun" w:hAnsi="SimSun" w:eastAsia="宋体"/>
                <w:sz w:val="24"/>
                <w:szCs w:val="24"/>
              </w:rPr>
              <w:t>资料名称</w:t>
            </w:r>
          </w:p>
        </w:tc>
        <w:tc>
          <w:tcPr>
            <w:tcW w:w="1829" w:type="dxa"/>
            <w:shd w:val="clear" w:color="auto" w:fill="D9EAF7"/>
            <w:vAlign w:val="top"/>
          </w:tcPr>
          <w:p w14:paraId="36585C3F">
            <w:pPr>
              <w:jc w:val="center"/>
              <w:rPr>
                <w:color w:val="auto"/>
              </w:rPr>
            </w:pPr>
            <w:r>
              <w:rPr>
                <w:rFonts w:ascii="SimSun" w:hAnsi="SimSun" w:eastAsia="宋体"/>
                <w:sz w:val="24"/>
                <w:szCs w:val="24"/>
              </w:rPr>
              <w:t>资料来源</w:t>
            </w:r>
          </w:p>
        </w:tc>
        <w:tc>
          <w:tcPr>
            <w:tcW w:w="1829" w:type="dxa"/>
            <w:shd w:val="clear" w:color="auto" w:fill="D9EAF7"/>
            <w:vAlign w:val="top"/>
          </w:tcPr>
          <w:p w14:paraId="7545149C">
            <w:pPr>
              <w:jc w:val="center"/>
              <w:rPr>
                <w:color w:val="auto"/>
              </w:rPr>
            </w:pPr>
            <w:r>
              <w:rPr>
                <w:rFonts w:ascii="SimSun" w:hAnsi="SimSun" w:eastAsia="宋体"/>
                <w:sz w:val="24"/>
                <w:szCs w:val="24"/>
              </w:rPr>
              <w:t>主要内容</w:t>
            </w:r>
          </w:p>
        </w:tc>
        <w:tc>
          <w:tcPr>
            <w:tcW w:w="1829" w:type="dxa"/>
            <w:shd w:val="clear" w:color="auto" w:fill="D9EAF7"/>
            <w:vAlign w:val="top"/>
          </w:tcPr>
          <w:p w14:paraId="19DBA1A8">
            <w:pPr>
              <w:jc w:val="center"/>
              <w:rPr>
                <w:color w:val="auto"/>
              </w:rPr>
            </w:pPr>
            <w:r>
              <w:rPr>
                <w:rFonts w:ascii="SimSun" w:hAnsi="SimSun" w:eastAsia="宋体"/>
                <w:sz w:val="24"/>
                <w:szCs w:val="24"/>
              </w:rPr>
              <w:t>处理方式</w:t>
            </w:r>
          </w:p>
        </w:tc>
        <w:tc>
          <w:tcPr>
            <w:tcW w:w="1829" w:type="dxa"/>
            <w:shd w:val="clear" w:color="auto" w:fill="D9EAF7"/>
            <w:vAlign w:val="top"/>
          </w:tcPr>
          <w:p w14:paraId="0CC778C8">
            <w:pPr>
              <w:jc w:val="center"/>
              <w:rPr>
                <w:color w:val="auto"/>
              </w:rPr>
            </w:pPr>
            <w:r>
              <w:rPr>
                <w:rFonts w:ascii="SimSun" w:hAnsi="SimSun" w:eastAsia="宋体"/>
                <w:sz w:val="24"/>
                <w:szCs w:val="24"/>
              </w:rPr>
              <w:t>在项目中的作用</w:t>
            </w:r>
          </w:p>
        </w:tc>
      </w:tr>
      <w:tr w14:paraId="449A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9" w:type="dxa"/>
            <w:vAlign w:val="top"/>
          </w:tcPr>
          <w:p w14:paraId="2DA99F73">
            <w:pPr>
              <w:jc w:val="left"/>
              <w:rPr>
                <w:color w:val="auto"/>
              </w:rPr>
            </w:pPr>
            <w:r>
              <w:rPr>
                <w:rFonts w:ascii="SimSun" w:hAnsi="SimSun" w:eastAsia="宋体"/>
                <w:sz w:val="24"/>
                <w:szCs w:val="24"/>
              </w:rPr>
              <w:t>资料1：________</w:t>
            </w:r>
          </w:p>
        </w:tc>
        <w:tc>
          <w:tcPr>
            <w:tcW w:w="1829" w:type="dxa"/>
            <w:vAlign w:val="top"/>
          </w:tcPr>
          <w:p w14:paraId="50AD2579">
            <w:pPr>
              <w:jc w:val="left"/>
              <w:rPr>
                <w:color w:val="auto"/>
              </w:rPr>
            </w:pPr>
            <w:r>
              <w:rPr>
                <w:rFonts w:ascii="SimSun" w:hAnsi="SimSun" w:eastAsia="宋体"/>
                <w:sz w:val="24"/>
                <w:szCs w:val="24"/>
              </w:rPr>
              <w:t>官网/教材/制度/产品文档/自编资料</w:t>
            </w:r>
          </w:p>
        </w:tc>
        <w:tc>
          <w:tcPr>
            <w:tcW w:w="1829" w:type="dxa"/>
            <w:vAlign w:val="top"/>
          </w:tcPr>
          <w:p w14:paraId="0CE9A6D8">
            <w:pPr>
              <w:jc w:val="left"/>
              <w:rPr>
                <w:color w:val="auto"/>
              </w:rPr>
            </w:pPr>
            <w:r>
              <w:rPr>
                <w:rFonts w:ascii="SimSun" w:hAnsi="SimSun" w:eastAsia="宋体"/>
                <w:sz w:val="24"/>
                <w:szCs w:val="24"/>
              </w:rPr>
              <w:t>________________</w:t>
            </w:r>
          </w:p>
        </w:tc>
        <w:tc>
          <w:tcPr>
            <w:tcW w:w="1829" w:type="dxa"/>
            <w:vAlign w:val="top"/>
          </w:tcPr>
          <w:p w14:paraId="60A2EA0B">
            <w:pPr>
              <w:jc w:val="left"/>
              <w:rPr>
                <w:color w:val="auto"/>
              </w:rPr>
            </w:pPr>
            <w:r>
              <w:rPr>
                <w:rFonts w:ascii="SimSun" w:hAnsi="SimSun" w:eastAsia="宋体"/>
                <w:sz w:val="24"/>
                <w:szCs w:val="24"/>
              </w:rPr>
              <w:t>清洗、分段、加标题、去重</w:t>
            </w:r>
          </w:p>
        </w:tc>
        <w:tc>
          <w:tcPr>
            <w:tcW w:w="1829" w:type="dxa"/>
            <w:vAlign w:val="top"/>
          </w:tcPr>
          <w:p w14:paraId="1B660145">
            <w:pPr>
              <w:jc w:val="left"/>
              <w:rPr>
                <w:color w:val="auto"/>
              </w:rPr>
            </w:pPr>
            <w:r>
              <w:rPr>
                <w:rFonts w:ascii="SimSun" w:hAnsi="SimSun" w:eastAsia="宋体"/>
                <w:sz w:val="24"/>
                <w:szCs w:val="24"/>
              </w:rPr>
              <w:t>支撑问答依据</w:t>
            </w:r>
          </w:p>
        </w:tc>
      </w:tr>
      <w:tr w14:paraId="2F15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9" w:type="dxa"/>
            <w:vAlign w:val="top"/>
          </w:tcPr>
          <w:p w14:paraId="7E9C068B">
            <w:pPr>
              <w:jc w:val="left"/>
              <w:rPr>
                <w:color w:val="auto"/>
              </w:rPr>
            </w:pPr>
            <w:r>
              <w:rPr>
                <w:rFonts w:ascii="SimSun" w:hAnsi="SimSun" w:eastAsia="宋体"/>
                <w:sz w:val="24"/>
                <w:szCs w:val="24"/>
              </w:rPr>
              <w:t>资料2：________</w:t>
            </w:r>
          </w:p>
        </w:tc>
        <w:tc>
          <w:tcPr>
            <w:tcW w:w="1829" w:type="dxa"/>
            <w:vAlign w:val="top"/>
          </w:tcPr>
          <w:p w14:paraId="67D76BD3">
            <w:pPr>
              <w:jc w:val="left"/>
              <w:rPr>
                <w:color w:val="auto"/>
              </w:rPr>
            </w:pPr>
            <w:r>
              <w:rPr>
                <w:rFonts w:ascii="SimSun" w:hAnsi="SimSun" w:eastAsia="宋体"/>
                <w:sz w:val="24"/>
                <w:szCs w:val="24"/>
              </w:rPr>
              <w:t>________________</w:t>
            </w:r>
          </w:p>
        </w:tc>
        <w:tc>
          <w:tcPr>
            <w:tcW w:w="1829" w:type="dxa"/>
            <w:vAlign w:val="top"/>
          </w:tcPr>
          <w:p w14:paraId="5972EE95">
            <w:pPr>
              <w:jc w:val="left"/>
              <w:rPr>
                <w:color w:val="auto"/>
              </w:rPr>
            </w:pPr>
            <w:r>
              <w:rPr>
                <w:rFonts w:ascii="SimSun" w:hAnsi="SimSun" w:eastAsia="宋体"/>
                <w:sz w:val="24"/>
                <w:szCs w:val="24"/>
              </w:rPr>
              <w:t>________________</w:t>
            </w:r>
          </w:p>
        </w:tc>
        <w:tc>
          <w:tcPr>
            <w:tcW w:w="1829" w:type="dxa"/>
            <w:vAlign w:val="top"/>
          </w:tcPr>
          <w:p>
            <w:r>
              <w:rPr>
                <w:rFonts w:ascii="SimSun" w:hAnsi="SimSun" w:eastAsia="宋体"/>
                <w:sz w:val="24"/>
                <w:szCs w:val="24"/>
              </w:rPr>
              <w:t>多格式解析、视觉大模型提取描述、滑动窗口分块、清洗、分段、加标题、去重</w:t>
            </w:r>
          </w:p>
        </w:tc>
        <w:tc>
          <w:tcPr>
            <w:tcW w:w="1829" w:type="dxa"/>
            <w:vAlign w:val="top"/>
          </w:tcPr>
          <w:p w14:paraId="332CBDAF">
            <w:pPr>
              <w:jc w:val="left"/>
              <w:rPr>
                <w:color w:val="auto"/>
              </w:rPr>
            </w:pPr>
            <w:r>
              <w:rPr>
                <w:rFonts w:ascii="SimSun" w:hAnsi="SimSun" w:eastAsia="宋体"/>
                <w:sz w:val="24"/>
                <w:szCs w:val="24"/>
              </w:rPr>
              <w:t>________________</w:t>
            </w:r>
          </w:p>
        </w:tc>
      </w:tr>
      <w:tr w14:paraId="74ACD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9" w:type="dxa"/>
            <w:vAlign w:val="top"/>
          </w:tcPr>
          <w:p w14:paraId="222EB152">
            <w:pPr>
              <w:jc w:val="left"/>
              <w:rPr>
                <w:color w:val="auto"/>
              </w:rPr>
            </w:pPr>
            <w:r>
              <w:rPr>
                <w:rFonts w:ascii="SimSun" w:hAnsi="SimSun" w:eastAsia="宋体"/>
                <w:sz w:val="24"/>
                <w:szCs w:val="24"/>
              </w:rPr>
              <w:t>资料3：________</w:t>
            </w:r>
          </w:p>
        </w:tc>
        <w:tc>
          <w:tcPr>
            <w:tcW w:w="1829" w:type="dxa"/>
            <w:vAlign w:val="top"/>
          </w:tcPr>
          <w:p w14:paraId="7B9AC0EA">
            <w:pPr>
              <w:jc w:val="left"/>
              <w:rPr>
                <w:color w:val="auto"/>
              </w:rPr>
            </w:pPr>
            <w:r>
              <w:rPr>
                <w:rFonts w:ascii="SimSun" w:hAnsi="SimSun" w:eastAsia="宋体"/>
                <w:sz w:val="24"/>
                <w:szCs w:val="24"/>
              </w:rPr>
              <w:t>________________</w:t>
            </w:r>
          </w:p>
        </w:tc>
        <w:tc>
          <w:tcPr>
            <w:tcW w:w="1829" w:type="dxa"/>
            <w:vAlign w:val="top"/>
          </w:tcPr>
          <w:p w14:paraId="02B99DA7">
            <w:pPr>
              <w:jc w:val="left"/>
              <w:rPr>
                <w:color w:val="auto"/>
              </w:rPr>
            </w:pPr>
            <w:r>
              <w:rPr>
                <w:rFonts w:ascii="SimSun" w:hAnsi="SimSun" w:eastAsia="宋体"/>
                <w:sz w:val="24"/>
                <w:szCs w:val="24"/>
              </w:rPr>
              <w:t>________________</w:t>
            </w:r>
          </w:p>
        </w:tc>
        <w:tc>
          <w:tcPr>
            <w:tcW w:w="1829" w:type="dxa"/>
            <w:vAlign w:val="top"/>
          </w:tcPr>
          <w:p w14:paraId="277D7517">
            <w:pPr>
              <w:jc w:val="left"/>
              <w:rPr>
                <w:color w:val="auto"/>
              </w:rPr>
            </w:pPr>
            <w:r>
              <w:rPr>
                <w:rFonts w:ascii="SimSun" w:hAnsi="SimSun" w:eastAsia="宋体"/>
                <w:sz w:val="24"/>
                <w:szCs w:val="24"/>
              </w:rPr>
              <w:t>________________</w:t>
            </w:r>
          </w:p>
        </w:tc>
        <w:tc>
          <w:tcPr>
            <w:tcW w:w="1829" w:type="dxa"/>
            <w:vAlign w:val="top"/>
          </w:tcPr>
          <w:p w14:paraId="2B700B7B">
            <w:pPr>
              <w:jc w:val="left"/>
              <w:rPr>
                <w:color w:val="auto"/>
              </w:rPr>
            </w:pPr>
            <w:r>
              <w:rPr>
                <w:rFonts w:ascii="SimSun" w:hAnsi="SimSun" w:eastAsia="宋体"/>
                <w:sz w:val="24"/>
                <w:szCs w:val="24"/>
              </w:rPr>
              <w:t>________________</w:t>
            </w:r>
          </w:p>
        </w:tc>
      </w:tr>
    </w:tbl>
    <w:p w14:paraId="213264F3">
      <w:pPr>
        <w:rPr>
          <w:color w:val="auto"/>
        </w:rPr>
      </w:pP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551"/>
        <w:gridCol w:w="1736"/>
        <w:gridCol w:w="2438"/>
      </w:tblGrid>
      <w:tr w14:paraId="2538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shd w:val="clear" w:color="auto" w:fill="D9EAF7"/>
            <w:vAlign w:val="top"/>
          </w:tcPr>
          <w:p w14:paraId="1985714C">
            <w:pPr>
              <w:jc w:val="center"/>
              <w:rPr>
                <w:color w:val="auto"/>
              </w:rPr>
            </w:pPr>
            <w:r>
              <w:rPr>
                <w:rFonts w:ascii="SimSun" w:hAnsi="SimSun" w:eastAsia="宋体"/>
                <w:sz w:val="24"/>
                <w:szCs w:val="24"/>
              </w:rPr>
              <w:t>测试问题</w:t>
            </w:r>
          </w:p>
        </w:tc>
        <w:tc>
          <w:tcPr>
            <w:tcW w:w="2286" w:type="dxa"/>
            <w:shd w:val="clear" w:color="auto" w:fill="D9EAF7"/>
            <w:vAlign w:val="top"/>
          </w:tcPr>
          <w:p w14:paraId="47A8F2CF">
            <w:pPr>
              <w:jc w:val="center"/>
              <w:rPr>
                <w:color w:val="auto"/>
              </w:rPr>
            </w:pPr>
            <w:r>
              <w:rPr>
                <w:rFonts w:ascii="SimSun" w:hAnsi="SimSun" w:eastAsia="宋体"/>
                <w:sz w:val="24"/>
                <w:szCs w:val="24"/>
              </w:rPr>
              <w:t>命中的知识片段</w:t>
            </w:r>
          </w:p>
        </w:tc>
        <w:tc>
          <w:tcPr>
            <w:tcW w:w="2286" w:type="dxa"/>
            <w:shd w:val="clear" w:color="auto" w:fill="D9EAF7"/>
            <w:vAlign w:val="top"/>
          </w:tcPr>
          <w:p w14:paraId="41A5BD88">
            <w:pPr>
              <w:jc w:val="center"/>
              <w:rPr>
                <w:color w:val="auto"/>
              </w:rPr>
            </w:pPr>
            <w:r>
              <w:rPr>
                <w:rFonts w:ascii="SimSun" w:hAnsi="SimSun" w:eastAsia="宋体"/>
                <w:sz w:val="24"/>
                <w:szCs w:val="24"/>
              </w:rPr>
              <w:t>回答是否准确</w:t>
            </w:r>
          </w:p>
        </w:tc>
        <w:tc>
          <w:tcPr>
            <w:tcW w:w="2286" w:type="dxa"/>
            <w:shd w:val="clear" w:color="auto" w:fill="D9EAF7"/>
            <w:vAlign w:val="top"/>
          </w:tcPr>
          <w:p w14:paraId="00E366E2">
            <w:pPr>
              <w:jc w:val="center"/>
              <w:rPr>
                <w:color w:val="auto"/>
              </w:rPr>
            </w:pPr>
            <w:r>
              <w:rPr>
                <w:rFonts w:ascii="SimSun" w:hAnsi="SimSun" w:eastAsia="宋体"/>
                <w:sz w:val="24"/>
                <w:szCs w:val="24"/>
              </w:rPr>
              <w:t>存在问题与优化</w:t>
            </w:r>
          </w:p>
        </w:tc>
      </w:tr>
      <w:tr w14:paraId="61EC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vAlign w:val="top"/>
          </w:tcPr>
          <w:p w14:paraId="66B161A4">
            <w:pPr>
              <w:jc w:val="left"/>
              <w:rPr>
                <w:color w:val="auto"/>
              </w:rPr>
            </w:pPr>
            <w:r>
              <w:rPr>
                <w:rFonts w:ascii="SimSun" w:hAnsi="SimSun" w:eastAsia="宋体"/>
                <w:sz w:val="24"/>
                <w:szCs w:val="24"/>
              </w:rPr>
              <w:t>问题1：________</w:t>
            </w:r>
          </w:p>
        </w:tc>
        <w:tc>
          <w:tcPr>
            <w:tcW w:w="2286" w:type="dxa"/>
            <w:vAlign w:val="top"/>
          </w:tcPr>
          <w:p w14:paraId="16E61512">
            <w:pPr>
              <w:jc w:val="left"/>
              <w:rPr>
                <w:color w:val="auto"/>
              </w:rPr>
            </w:pPr>
            <w:r>
              <w:rPr>
                <w:rFonts w:ascii="SimSun" w:hAnsi="SimSun" w:eastAsia="宋体"/>
                <w:sz w:val="24"/>
                <w:szCs w:val="24"/>
              </w:rPr>
              <w:t>片段标题/页码/段落</w:t>
            </w:r>
          </w:p>
        </w:tc>
        <w:tc>
          <w:tcPr>
            <w:tcW w:w="2286" w:type="dxa"/>
            <w:vAlign w:val="top"/>
          </w:tcPr>
          <w:p>
            <w:r>
              <w:rPr>
                <w:rFonts w:ascii="SimSun" w:hAnsi="SimSun" w:eastAsia="宋体"/>
                <w:sz w:val="24"/>
                <w:szCs w:val="24"/>
              </w:rPr>
              <w:t>资料未载明</w:t>
            </w:r>
          </w:p>
        </w:tc>
        <w:tc>
          <w:tcPr>
            <w:tcW w:w="2286" w:type="dxa"/>
            <w:vAlign w:val="top"/>
          </w:tcPr>
          <w:p w14:paraId="5EFA2717">
            <w:pPr>
              <w:jc w:val="left"/>
              <w:rPr>
                <w:color w:val="auto"/>
              </w:rPr>
            </w:pPr>
            <w:r>
              <w:rPr>
                <w:rFonts w:ascii="SimSun" w:hAnsi="SimSun" w:eastAsia="宋体"/>
                <w:sz w:val="24"/>
                <w:szCs w:val="24"/>
              </w:rPr>
              <w:t>________________</w:t>
            </w:r>
          </w:p>
        </w:tc>
      </w:tr>
      <w:tr w14:paraId="14B86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vAlign w:val="top"/>
          </w:tcPr>
          <w:p w14:paraId="632E153C">
            <w:pPr>
              <w:jc w:val="left"/>
              <w:rPr>
                <w:color w:val="auto"/>
              </w:rPr>
            </w:pPr>
            <w:r>
              <w:rPr>
                <w:rFonts w:ascii="SimSun" w:hAnsi="SimSun" w:eastAsia="宋体"/>
                <w:sz w:val="24"/>
                <w:szCs w:val="24"/>
              </w:rPr>
              <w:t>问题2：________</w:t>
            </w:r>
          </w:p>
        </w:tc>
        <w:tc>
          <w:tcPr>
            <w:tcW w:w="2286" w:type="dxa"/>
            <w:vAlign w:val="top"/>
          </w:tcPr>
          <w:p w14:paraId="01081F94">
            <w:pPr>
              <w:jc w:val="left"/>
              <w:rPr>
                <w:color w:val="auto"/>
              </w:rPr>
            </w:pPr>
            <w:r>
              <w:rPr>
                <w:rFonts w:ascii="SimSun" w:hAnsi="SimSun" w:eastAsia="宋体"/>
                <w:sz w:val="24"/>
                <w:szCs w:val="24"/>
              </w:rPr>
              <w:t>________________</w:t>
            </w:r>
          </w:p>
        </w:tc>
        <w:tc>
          <w:tcPr>
            <w:tcW w:w="2286" w:type="dxa"/>
            <w:vAlign w:val="top"/>
          </w:tcPr>
          <w:p w14:paraId="5264B587">
            <w:pPr>
              <w:jc w:val="left"/>
              <w:rPr>
                <w:color w:val="auto"/>
              </w:rPr>
            </w:pPr>
            <w:r>
              <w:rPr>
                <w:rFonts w:ascii="SimSun" w:hAnsi="SimSun" w:eastAsia="宋体"/>
                <w:sz w:val="24"/>
                <w:szCs w:val="24"/>
              </w:rPr>
              <w:t>________________</w:t>
            </w:r>
          </w:p>
        </w:tc>
        <w:tc>
          <w:tcPr>
            <w:tcW w:w="2286" w:type="dxa"/>
            <w:vAlign w:val="top"/>
          </w:tcPr>
          <w:p w14:paraId="184E8557">
            <w:pPr>
              <w:jc w:val="left"/>
              <w:rPr>
                <w:color w:val="auto"/>
              </w:rPr>
            </w:pPr>
            <w:r>
              <w:rPr>
                <w:rFonts w:ascii="SimSun" w:hAnsi="SimSun" w:eastAsia="宋体"/>
                <w:sz w:val="24"/>
                <w:szCs w:val="24"/>
              </w:rPr>
              <w:t>________________</w:t>
            </w:r>
          </w:p>
        </w:tc>
      </w:tr>
      <w:tr w14:paraId="4B79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6" w:type="dxa"/>
            <w:vAlign w:val="top"/>
          </w:tcPr>
          <w:p w14:paraId="7449002B">
            <w:pPr>
              <w:jc w:val="left"/>
              <w:rPr>
                <w:color w:val="auto"/>
              </w:rPr>
            </w:pPr>
            <w:r>
              <w:rPr>
                <w:rFonts w:ascii="SimSun" w:hAnsi="SimSun" w:eastAsia="宋体"/>
                <w:sz w:val="24"/>
                <w:szCs w:val="24"/>
              </w:rPr>
              <w:t>问题3：________</w:t>
            </w:r>
          </w:p>
        </w:tc>
        <w:tc>
          <w:tcPr>
            <w:tcW w:w="2286" w:type="dxa"/>
            <w:vAlign w:val="top"/>
          </w:tcPr>
          <w:p w14:paraId="0DE1C64B">
            <w:pPr>
              <w:jc w:val="left"/>
              <w:rPr>
                <w:color w:val="auto"/>
              </w:rPr>
            </w:pPr>
            <w:r>
              <w:rPr>
                <w:rFonts w:ascii="SimSun" w:hAnsi="SimSun" w:eastAsia="宋体"/>
                <w:sz w:val="24"/>
                <w:szCs w:val="24"/>
              </w:rPr>
              <w:t>________________</w:t>
            </w:r>
          </w:p>
        </w:tc>
        <w:tc>
          <w:tcPr>
            <w:tcW w:w="2286" w:type="dxa"/>
            <w:vAlign w:val="top"/>
          </w:tcPr>
          <w:p w14:paraId="4D84037B">
            <w:pPr>
              <w:jc w:val="left"/>
              <w:rPr>
                <w:color w:val="auto"/>
              </w:rPr>
            </w:pPr>
            <w:r>
              <w:rPr>
                <w:rFonts w:ascii="SimSun" w:hAnsi="SimSun" w:eastAsia="宋体"/>
                <w:sz w:val="24"/>
                <w:szCs w:val="24"/>
              </w:rPr>
              <w:t>________________</w:t>
            </w:r>
          </w:p>
        </w:tc>
        <w:tc>
          <w:tcPr>
            <w:tcW w:w="2286" w:type="dxa"/>
            <w:vAlign w:val="top"/>
          </w:tcPr>
          <w:p w14:paraId="2F6DD4D4">
            <w:pPr>
              <w:jc w:val="left"/>
              <w:rPr>
                <w:color w:val="auto"/>
              </w:rPr>
            </w:pPr>
            <w:r>
              <w:rPr>
                <w:rFonts w:ascii="SimSun" w:hAnsi="SimSun" w:eastAsia="宋体"/>
                <w:sz w:val="24"/>
                <w:szCs w:val="24"/>
              </w:rPr>
              <w:t>________________</w:t>
            </w:r>
          </w:p>
        </w:tc>
      </w:tr>
    </w:tbl>
    <w:p w14:paraId="5E3AD257">
      <w:pPr>
        <w:rPr>
          <w:color w:val="auto"/>
        </w:rPr>
      </w:pPr>
    </w:p>
    <w:tbl>
      <w:tblPr>
        <w:tblStyle w:val="35"/>
        <w:tblW w:w="5000" w:type="pct"/>
        <w:jc w:val="center"/>
        <w:tblLayout w:type="fixed"/>
        <w:tblCellMar>
          <w:top w:w="0" w:type="dxa"/>
          <w:left w:w="108" w:type="dxa"/>
          <w:bottom w:w="0" w:type="dxa"/>
          <w:right w:w="108" w:type="dxa"/>
        </w:tblCellMar>
      </w:tblPr>
      <w:tblGrid>
        <w:gridCol w:w="9406"/>
      </w:tblGrid>
      <w:tr w14:paraId="4A653799">
        <w:tblPrEx>
          <w:tblCellMar>
            <w:top w:w="0" w:type="dxa"/>
            <w:left w:w="108" w:type="dxa"/>
            <w:bottom w:w="0" w:type="dxa"/>
            <w:right w:w="108" w:type="dxa"/>
          </w:tblCellMar>
        </w:tblPrEx>
        <w:trPr>
          <w:jc w:val="center"/>
        </w:trPr>
        <w:tc>
          <w:tcPr>
            <w:tcW w:w="9144" w:type="dxa"/>
            <w:shd w:val="clear" w:color="auto" w:fill="F2F2F2"/>
            <w:vAlign w:val="top"/>
          </w:tcPr>
          <w:p w14:paraId="778711E0">
            <w:pPr>
              <w:spacing w:before="480"/>
              <w:jc w:val="center"/>
              <w:rPr>
                <w:color w:val="auto"/>
              </w:rPr>
            </w:pPr>
            <w:r>
              <w:rPr>
                <w:rFonts w:ascii="SimSun" w:hAnsi="SimSun" w:eastAsia="宋体"/>
                <w:sz w:val="24"/>
                <w:szCs w:val="24"/>
              </w:rPr>
              <w:t>此处粘贴截图 / 架构图 / 运行效果图</w:t>
            </w:r>
          </w:p>
          <w:p w14:paraId="4811D2B4">
            <w:pPr>
              <w:jc w:val="center"/>
              <w:rPr>
                <w:color w:val="auto"/>
              </w:rPr>
            </w:pPr>
            <w:r>
              <w:rPr>
                <w:rFonts w:ascii="SimSun" w:hAnsi="SimSun" w:eastAsia="宋体"/>
                <w:sz w:val="24"/>
                <w:szCs w:val="24"/>
              </w:rPr>
              <w:t>要求：图像清晰，能看清关键配置、输入输出或运行结果</w:t>
            </w:r>
          </w:p>
        </w:tc>
      </w:tr>
    </w:tbl>
    <w:p w14:paraId="0B8A03A7">
      <w:pPr>
        <w:spacing w:after="120"/>
        <w:ind w:firstLine="480"/>
        <w:jc w:val="center"/>
        <w:rPr>
          <w:color w:val="auto"/>
        </w:rPr>
      </w:pPr>
      <w:r>
        <w:rPr>
          <w:rFonts w:ascii="SimSun" w:hAnsi="SimSun" w:eastAsia="宋体"/>
          <w:sz w:val="24"/>
          <w:szCs w:val="24"/>
        </w:rPr>
        <w:t>图3.6 知识库文件列表与索引配置截图</w:t>
      </w:r>
    </w:p>
    <w:tbl>
      <w:tblPr>
        <w:tblStyle w:val="35"/>
        <w:tblW w:w="5000" w:type="pct"/>
        <w:jc w:val="center"/>
        <w:tblLayout w:type="fixed"/>
        <w:tblCellMar>
          <w:top w:w="0" w:type="dxa"/>
          <w:left w:w="108" w:type="dxa"/>
          <w:bottom w:w="0" w:type="dxa"/>
          <w:right w:w="108" w:type="dxa"/>
        </w:tblCellMar>
      </w:tblPr>
      <w:tblGrid>
        <w:gridCol w:w="9406"/>
      </w:tblGrid>
      <w:tr w14:paraId="6BFF3B52">
        <w:tblPrEx>
          <w:tblCellMar>
            <w:top w:w="0" w:type="dxa"/>
            <w:left w:w="108" w:type="dxa"/>
            <w:bottom w:w="0" w:type="dxa"/>
            <w:right w:w="108" w:type="dxa"/>
          </w:tblCellMar>
        </w:tblPrEx>
        <w:trPr>
          <w:jc w:val="center"/>
        </w:trPr>
        <w:tc>
          <w:tcPr>
            <w:tcW w:w="9144" w:type="dxa"/>
            <w:shd w:val="clear" w:color="auto" w:fill="F2F2F2"/>
            <w:vAlign w:val="top"/>
          </w:tcPr>
          <w:p w14:paraId="30E9BCCC">
            <w:pPr>
              <w:spacing w:before="480"/>
              <w:jc w:val="center"/>
              <w:rPr>
                <w:color w:val="auto"/>
              </w:rPr>
            </w:pPr>
            <w:r>
              <w:rPr>
                <w:rFonts w:ascii="SimSun" w:hAnsi="SimSun" w:eastAsia="宋体"/>
                <w:sz w:val="24"/>
                <w:szCs w:val="24"/>
              </w:rPr>
              <w:t>此处粘贴截图 / 架构图 / 运行效果图</w:t>
            </w:r>
          </w:p>
          <w:p w14:paraId="638A43B9">
            <w:pPr>
              <w:jc w:val="center"/>
              <w:rPr>
                <w:color w:val="auto"/>
              </w:rPr>
            </w:pPr>
            <w:r>
              <w:rPr>
                <w:rFonts w:ascii="SimSun" w:hAnsi="SimSun" w:eastAsia="宋体"/>
                <w:sz w:val="24"/>
                <w:szCs w:val="24"/>
              </w:rPr>
              <w:t>要求：图像清晰，能看清关键配置、输入输出或运行结果</w:t>
            </w:r>
          </w:p>
        </w:tc>
      </w:tr>
    </w:tbl>
    <w:p w14:paraId="7C8CE964">
      <w:pPr>
        <w:spacing w:after="120"/>
        <w:ind w:firstLine="480"/>
        <w:jc w:val="center"/>
        <w:rPr>
          <w:color w:val="auto"/>
        </w:rPr>
      </w:pPr>
      <w:r>
        <w:rPr>
          <w:rFonts w:ascii="SimSun" w:hAnsi="SimSun" w:eastAsia="宋体"/>
          <w:sz w:val="24"/>
          <w:szCs w:val="24"/>
        </w:rPr>
        <w:t>图3.7 知识库检索命中与回答结果截图</w:t>
      </w:r>
    </w:p>
    <w:p w14:paraId="1128E8D2">
      <w:pPr>
        <w:pStyle w:val="4"/>
        <w:jc w:val="left"/>
        <w:rPr>
          <w:color w:val="auto"/>
        </w:rPr>
      </w:pPr>
      <w:bookmarkStart w:id="15" w:name="_Toc13083"/>
      <w:r>
        <w:rPr>
          <w:rFonts w:ascii="SimSun" w:hAnsi="SimSun" w:eastAsia="宋体"/>
          <w:sz w:val="28"/>
          <w:szCs w:val="28"/>
          <w:b/>
          <w:bCs/>
        </w:rPr>
        <w:t>3.5 插件调用与外部能力扩展</w:t>
      </w:r>
      <w:bookmarkEnd w:id="15"/>
    </w:p>
    <w:p w14:paraId="4A043B34">
      <w:pPr>
        <w:spacing w:after="120" w:line="288" w:lineRule="auto"/>
        <w:ind w:firstLine="420"/>
        <w:rPr>
          <w:rFonts w:hint="eastAsia" w:ascii="宋体" w:hAnsi="宋体" w:cs="宋体"/>
          <w:color w:val="auto"/>
          <w:sz w:val="24"/>
          <w:szCs w:val="24"/>
        </w:rPr>
      </w:pPr>
      <w:r>
        <w:rPr>
          <w:rFonts w:ascii="SimSun" w:hAnsi="SimSun" w:eastAsia="宋体"/>
          <w:sz w:val="24"/>
          <w:szCs w:val="24"/>
        </w:rPr>
        <w:t>说明本项目调用了哪些插件或外部工具，插件解决了什么问题，输入参数如何传递，输出结果如何被工作流使用。</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835"/>
        <w:gridCol w:w="1922"/>
        <w:gridCol w:w="1656"/>
        <w:gridCol w:w="1833"/>
        <w:gridCol w:w="2376"/>
      </w:tblGrid>
      <w:tr w14:paraId="317DA5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829"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27F7FAA2">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插件/工具名称</w:t>
            </w:r>
          </w:p>
        </w:tc>
        <w:tc>
          <w:tcPr>
            <w:tcW w:w="1829"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0EF403CA">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调用目的</w:t>
            </w:r>
          </w:p>
        </w:tc>
        <w:tc>
          <w:tcPr>
            <w:tcW w:w="1829"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4A385B7F">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输入参数</w:t>
            </w:r>
          </w:p>
        </w:tc>
        <w:tc>
          <w:tcPr>
            <w:tcW w:w="1829"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490CC10">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输出结果</w:t>
            </w:r>
          </w:p>
        </w:tc>
        <w:tc>
          <w:tcPr>
            <w:tcW w:w="1829"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68E56085">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与工作流的连接方式</w:t>
            </w:r>
          </w:p>
        </w:tc>
      </w:tr>
      <w:tr w14:paraId="044350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29" w:type="dxa"/>
            <w:tcBorders>
              <w:top w:val="single" w:color="auto" w:sz="4" w:space="0"/>
              <w:left w:val="nil"/>
              <w:bottom w:val="nil"/>
              <w:right w:val="nil"/>
            </w:tcBorders>
            <w:tcMar>
              <w:top w:w="-1" w:type="dxa"/>
              <w:left w:w="-1" w:type="dxa"/>
              <w:bottom w:w="-1" w:type="dxa"/>
              <w:right w:w="-1" w:type="dxa"/>
            </w:tcMar>
            <w:vAlign w:val="top"/>
          </w:tcPr>
          <w:p w14:paraId="7E02A154">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联网搜索/网页检索</w:t>
            </w:r>
          </w:p>
        </w:tc>
        <w:tc>
          <w:tcPr>
            <w:tcW w:w="1829" w:type="dxa"/>
            <w:tcBorders>
              <w:top w:val="single" w:color="auto" w:sz="4" w:space="0"/>
              <w:left w:val="nil"/>
              <w:bottom w:val="nil"/>
              <w:right w:val="nil"/>
            </w:tcBorders>
            <w:tcMar>
              <w:top w:w="-1" w:type="dxa"/>
              <w:left w:w="-1" w:type="dxa"/>
              <w:bottom w:w="-1" w:type="dxa"/>
              <w:right w:w="-1" w:type="dxa"/>
            </w:tcMar>
            <w:vAlign w:val="top"/>
          </w:tcPr>
          <w:p w14:paraId="33F92243">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获取实时信息或补充资料</w:t>
            </w:r>
          </w:p>
        </w:tc>
        <w:tc>
          <w:tcPr>
            <w:tcW w:w="1829" w:type="dxa"/>
            <w:tcBorders>
              <w:top w:val="single" w:color="auto" w:sz="4" w:space="0"/>
              <w:left w:val="nil"/>
              <w:bottom w:val="nil"/>
              <w:right w:val="nil"/>
            </w:tcBorders>
            <w:tcMar>
              <w:top w:w="-1" w:type="dxa"/>
              <w:left w:w="-1" w:type="dxa"/>
              <w:bottom w:w="-1" w:type="dxa"/>
              <w:right w:w="-1" w:type="dxa"/>
            </w:tcMar>
            <w:vAlign w:val="top"/>
          </w:tcPr>
          <w:p w14:paraId="35AD459B">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关键词、时间范围</w:t>
            </w:r>
          </w:p>
        </w:tc>
        <w:tc>
          <w:tcPr>
            <w:tcW w:w="1829" w:type="dxa"/>
            <w:tcBorders>
              <w:top w:val="single" w:color="auto" w:sz="4" w:space="0"/>
              <w:left w:val="nil"/>
              <w:bottom w:val="nil"/>
              <w:right w:val="nil"/>
            </w:tcBorders>
            <w:tcMar>
              <w:top w:w="-1" w:type="dxa"/>
              <w:left w:w="-1" w:type="dxa"/>
              <w:bottom w:w="-1" w:type="dxa"/>
              <w:right w:w="-1" w:type="dxa"/>
            </w:tcMar>
            <w:vAlign w:val="top"/>
          </w:tcPr>
          <w:p w14:paraId="2C6A561F">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搜索摘要、链接、数据</w:t>
            </w:r>
          </w:p>
        </w:tc>
        <w:tc>
          <w:tcPr>
            <w:tcW w:w="1829" w:type="dxa"/>
            <w:tcBorders>
              <w:top w:val="single" w:color="auto" w:sz="4" w:space="0"/>
              <w:left w:val="nil"/>
              <w:bottom w:val="nil"/>
              <w:right w:val="nil"/>
            </w:tcBorders>
            <w:tcMar>
              <w:top w:w="-1" w:type="dxa"/>
              <w:left w:w="-1" w:type="dxa"/>
              <w:bottom w:w="-1" w:type="dxa"/>
              <w:right w:w="-1" w:type="dxa"/>
            </w:tcMar>
            <w:vAlign w:val="top"/>
          </w:tcPr>
          <w:p w14:paraId="219F8DAE">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作为结果生成节点的参考信息</w:t>
            </w:r>
          </w:p>
        </w:tc>
      </w:tr>
      <w:tr w14:paraId="246451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29" w:type="dxa"/>
            <w:tcBorders>
              <w:top w:val="nil"/>
              <w:left w:val="nil"/>
              <w:bottom w:val="nil"/>
              <w:right w:val="nil"/>
            </w:tcBorders>
            <w:tcMar>
              <w:top w:w="-1" w:type="dxa"/>
              <w:left w:w="-1" w:type="dxa"/>
              <w:bottom w:w="-1" w:type="dxa"/>
              <w:right w:w="-1" w:type="dxa"/>
            </w:tcMar>
            <w:vAlign w:val="top"/>
          </w:tcPr>
          <w:p w14:paraId="524BE8E3">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地图/天气/日历/OCR等</w:t>
            </w:r>
          </w:p>
        </w:tc>
        <w:tc>
          <w:tcPr>
            <w:tcW w:w="1829" w:type="dxa"/>
            <w:tcBorders>
              <w:top w:val="nil"/>
              <w:left w:val="nil"/>
              <w:bottom w:val="nil"/>
              <w:right w:val="nil"/>
            </w:tcBorders>
            <w:tcMar>
              <w:top w:w="-1" w:type="dxa"/>
              <w:left w:w="-1" w:type="dxa"/>
              <w:bottom w:w="-1" w:type="dxa"/>
              <w:right w:w="-1" w:type="dxa"/>
            </w:tcMar>
            <w:vAlign w:val="top"/>
          </w:tcPr>
          <w:p w14:paraId="4BA6A7B0">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扩展感知或服务能力</w:t>
            </w:r>
          </w:p>
        </w:tc>
        <w:tc>
          <w:tcPr>
            <w:tcW w:w="1829" w:type="dxa"/>
            <w:tcBorders>
              <w:top w:val="nil"/>
              <w:left w:val="nil"/>
              <w:bottom w:val="nil"/>
              <w:right w:val="nil"/>
            </w:tcBorders>
            <w:tcMar>
              <w:top w:w="-1" w:type="dxa"/>
              <w:left w:w="-1" w:type="dxa"/>
              <w:bottom w:w="-1" w:type="dxa"/>
              <w:right w:w="-1" w:type="dxa"/>
            </w:tcMar>
            <w:vAlign w:val="top"/>
          </w:tcPr>
          <w:p w14:paraId="75727AD9">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地点、图片、日期等</w:t>
            </w:r>
          </w:p>
        </w:tc>
        <w:tc>
          <w:tcPr>
            <w:tcW w:w="1829" w:type="dxa"/>
            <w:tcBorders>
              <w:top w:val="nil"/>
              <w:left w:val="nil"/>
              <w:bottom w:val="nil"/>
              <w:right w:val="nil"/>
            </w:tcBorders>
            <w:tcMar>
              <w:top w:w="-1" w:type="dxa"/>
              <w:left w:w="-1" w:type="dxa"/>
              <w:bottom w:w="-1" w:type="dxa"/>
              <w:right w:w="-1" w:type="dxa"/>
            </w:tcMar>
            <w:vAlign w:val="top"/>
          </w:tcPr>
          <w:p w14:paraId="5196D1DA">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结构化结果</w:t>
            </w:r>
          </w:p>
        </w:tc>
        <w:tc>
          <w:tcPr>
            <w:tcW w:w="1829" w:type="dxa"/>
            <w:tcBorders>
              <w:top w:val="nil"/>
              <w:left w:val="nil"/>
              <w:bottom w:val="nil"/>
              <w:right w:val="nil"/>
            </w:tcBorders>
            <w:tcMar>
              <w:top w:w="-1" w:type="dxa"/>
              <w:left w:w="-1" w:type="dxa"/>
              <w:bottom w:w="-1" w:type="dxa"/>
              <w:right w:w="-1" w:type="dxa"/>
            </w:tcMar>
            <w:vAlign w:val="top"/>
          </w:tcPr>
          <w:p w14:paraId="3BD8E3C2">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传递给后续条件判断或答案生成</w:t>
            </w:r>
          </w:p>
        </w:tc>
      </w:tr>
      <w:tr w14:paraId="53E450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29" w:type="dxa"/>
            <w:tcBorders>
              <w:top w:val="nil"/>
              <w:left w:val="nil"/>
              <w:bottom w:val="single" w:color="auto" w:sz="12" w:space="0"/>
              <w:right w:val="nil"/>
            </w:tcBorders>
            <w:tcMar>
              <w:top w:w="-1" w:type="dxa"/>
              <w:left w:w="-1" w:type="dxa"/>
              <w:bottom w:w="-1" w:type="dxa"/>
              <w:right w:w="-1" w:type="dxa"/>
            </w:tcMar>
            <w:vAlign w:val="top"/>
          </w:tcPr>
          <w:p w14:paraId="60A487C9">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自定义API</w:t>
            </w:r>
          </w:p>
        </w:tc>
        <w:tc>
          <w:tcPr>
            <w:tcW w:w="1829" w:type="dxa"/>
            <w:tcBorders>
              <w:top w:val="nil"/>
              <w:left w:val="nil"/>
              <w:bottom w:val="single" w:color="auto" w:sz="12" w:space="0"/>
              <w:right w:val="nil"/>
            </w:tcBorders>
            <w:tcMar>
              <w:top w:w="-1" w:type="dxa"/>
              <w:left w:w="-1" w:type="dxa"/>
              <w:bottom w:w="-1" w:type="dxa"/>
              <w:right w:w="-1" w:type="dxa"/>
            </w:tcMar>
            <w:vAlign w:val="top"/>
          </w:tcPr>
          <w:p w14:paraId="2472075C">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连接外部系统或业务数据</w:t>
            </w:r>
          </w:p>
        </w:tc>
        <w:tc>
          <w:tcPr>
            <w:tcW w:w="1829" w:type="dxa"/>
            <w:tcBorders>
              <w:top w:val="nil"/>
              <w:left w:val="nil"/>
              <w:bottom w:val="single" w:color="auto" w:sz="12" w:space="0"/>
              <w:right w:val="nil"/>
            </w:tcBorders>
            <w:tcMar>
              <w:top w:w="-1" w:type="dxa"/>
              <w:left w:w="-1" w:type="dxa"/>
              <w:bottom w:w="-1" w:type="dxa"/>
              <w:right w:w="-1" w:type="dxa"/>
            </w:tcMar>
            <w:vAlign w:val="top"/>
          </w:tcPr>
          <w:p w14:paraId="24912D33">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接口参数、鉴权信息</w:t>
            </w:r>
          </w:p>
        </w:tc>
        <w:tc>
          <w:tcPr>
            <w:tcW w:w="1829" w:type="dxa"/>
            <w:tcBorders>
              <w:top w:val="nil"/>
              <w:left w:val="nil"/>
              <w:bottom w:val="single" w:color="auto" w:sz="12" w:space="0"/>
              <w:right w:val="nil"/>
            </w:tcBorders>
            <w:tcMar>
              <w:top w:w="-1" w:type="dxa"/>
              <w:left w:w="-1" w:type="dxa"/>
              <w:bottom w:w="-1" w:type="dxa"/>
              <w:right w:w="-1" w:type="dxa"/>
            </w:tcMar>
            <w:vAlign w:val="top"/>
          </w:tcPr>
          <w:p w14:paraId="3439CABB">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JSON/文本/表格数据</w:t>
            </w:r>
          </w:p>
        </w:tc>
        <w:tc>
          <w:tcPr>
            <w:tcW w:w="1829" w:type="dxa"/>
            <w:tcBorders>
              <w:top w:val="nil"/>
              <w:left w:val="nil"/>
              <w:bottom w:val="single" w:color="auto" w:sz="12" w:space="0"/>
              <w:right w:val="nil"/>
            </w:tcBorders>
            <w:tcMar>
              <w:top w:w="-1" w:type="dxa"/>
              <w:left w:w="-1" w:type="dxa"/>
              <w:bottom w:w="-1" w:type="dxa"/>
              <w:right w:w="-1" w:type="dxa"/>
            </w:tcMar>
            <w:vAlign w:val="top"/>
          </w:tcPr>
          <w:p w14:paraId="667D677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写入数据库或生成报告</w:t>
            </w:r>
          </w:p>
        </w:tc>
      </w:tr>
    </w:tbl>
    <w:p w14:paraId="0B83EC6A">
      <w:pPr>
        <w:rPr>
          <w:color w:val="auto"/>
        </w:rPr>
      </w:pPr>
    </w:p>
    <w:tbl>
      <w:tblPr>
        <w:tblStyle w:val="35"/>
        <w:tblW w:w="5000" w:type="pct"/>
        <w:jc w:val="center"/>
        <w:tblLayout w:type="fixed"/>
        <w:tblCellMar>
          <w:top w:w="0" w:type="dxa"/>
          <w:left w:w="108" w:type="dxa"/>
          <w:bottom w:w="0" w:type="dxa"/>
          <w:right w:w="108" w:type="dxa"/>
        </w:tblCellMar>
      </w:tblPr>
      <w:tblGrid>
        <w:gridCol w:w="9406"/>
      </w:tblGrid>
      <w:tr w14:paraId="2993823E">
        <w:tblPrEx>
          <w:tblCellMar>
            <w:top w:w="0" w:type="dxa"/>
            <w:left w:w="108" w:type="dxa"/>
            <w:bottom w:w="0" w:type="dxa"/>
            <w:right w:w="108" w:type="dxa"/>
          </w:tblCellMar>
        </w:tblPrEx>
        <w:trPr>
          <w:jc w:val="center"/>
        </w:trPr>
        <w:tc>
          <w:tcPr>
            <w:tcW w:w="9144" w:type="dxa"/>
            <w:shd w:val="clear" w:color="auto" w:fill="F2F2F2"/>
            <w:vAlign w:val="top"/>
          </w:tcPr>
          <w:p w14:paraId="0B889373">
            <w:pPr>
              <w:spacing w:before="480"/>
              <w:jc w:val="center"/>
              <w:rPr>
                <w:color w:val="auto"/>
              </w:rPr>
            </w:pPr>
            <w:r>
              <w:rPr>
                <w:rFonts w:ascii="SimSun" w:hAnsi="SimSun" w:eastAsia="宋体"/>
                <w:sz w:val="24"/>
                <w:szCs w:val="24"/>
              </w:rPr>
              <w:t>此处粘贴截图 / 架构图 / 运行效果图</w:t>
            </w:r>
          </w:p>
          <w:p w14:paraId="0142C8B6">
            <w:pPr>
              <w:jc w:val="center"/>
              <w:rPr>
                <w:color w:val="auto"/>
              </w:rPr>
            </w:pPr>
            <w:r>
              <w:rPr>
                <w:rFonts w:ascii="SimSun" w:hAnsi="SimSun" w:eastAsia="宋体"/>
                <w:sz w:val="24"/>
                <w:szCs w:val="24"/>
              </w:rPr>
              <w:t>要求：图像清晰，能看清关键配置、输入输出或运行结果</w:t>
            </w:r>
          </w:p>
        </w:tc>
      </w:tr>
    </w:tbl>
    <w:p w14:paraId="4FEDC420">
      <w:pPr>
        <w:spacing w:after="120"/>
        <w:ind w:firstLine="480"/>
        <w:jc w:val="center"/>
        <w:rPr>
          <w:color w:val="auto"/>
        </w:rPr>
      </w:pPr>
      <w:r>
        <w:rPr>
          <w:rFonts w:ascii="SimSun" w:hAnsi="SimSun" w:eastAsia="宋体"/>
          <w:sz w:val="24"/>
          <w:szCs w:val="24"/>
        </w:rPr>
        <w:t>图3.8 插件配置与参数设置截图</w:t>
      </w:r>
    </w:p>
    <w:tbl>
      <w:tblPr>
        <w:tblStyle w:val="35"/>
        <w:tblW w:w="5000" w:type="pct"/>
        <w:jc w:val="center"/>
        <w:tblLayout w:type="fixed"/>
        <w:tblCellMar>
          <w:top w:w="0" w:type="dxa"/>
          <w:left w:w="108" w:type="dxa"/>
          <w:bottom w:w="0" w:type="dxa"/>
          <w:right w:w="108" w:type="dxa"/>
        </w:tblCellMar>
      </w:tblPr>
      <w:tblGrid>
        <w:gridCol w:w="9406"/>
      </w:tblGrid>
      <w:tr w14:paraId="7AF8B172">
        <w:tblPrEx>
          <w:tblCellMar>
            <w:top w:w="0" w:type="dxa"/>
            <w:left w:w="108" w:type="dxa"/>
            <w:bottom w:w="0" w:type="dxa"/>
            <w:right w:w="108" w:type="dxa"/>
          </w:tblCellMar>
        </w:tblPrEx>
        <w:trPr>
          <w:jc w:val="center"/>
        </w:trPr>
        <w:tc>
          <w:tcPr>
            <w:tcW w:w="9144" w:type="dxa"/>
            <w:shd w:val="clear" w:color="auto" w:fill="F2F2F2"/>
            <w:vAlign w:val="top"/>
          </w:tcPr>
          <w:p w14:paraId="77616A90">
            <w:pPr>
              <w:spacing w:before="480"/>
              <w:jc w:val="center"/>
              <w:rPr>
                <w:color w:val="auto"/>
              </w:rPr>
            </w:pPr>
            <w:r>
              <w:rPr>
                <w:rFonts w:ascii="SimSun" w:hAnsi="SimSun" w:eastAsia="宋体"/>
                <w:sz w:val="24"/>
                <w:szCs w:val="24"/>
              </w:rPr>
              <w:t>此处粘贴截图 / 架构图 / 运行效果图</w:t>
            </w:r>
          </w:p>
          <w:p w14:paraId="5C197145">
            <w:pPr>
              <w:jc w:val="center"/>
              <w:rPr>
                <w:color w:val="auto"/>
              </w:rPr>
            </w:pPr>
            <w:r>
              <w:rPr>
                <w:rFonts w:ascii="SimSun" w:hAnsi="SimSun" w:eastAsia="宋体"/>
                <w:sz w:val="24"/>
                <w:szCs w:val="24"/>
              </w:rPr>
              <w:t>要求：图像清晰，能看清关键配置、输入输出或运行结果</w:t>
            </w:r>
          </w:p>
        </w:tc>
      </w:tr>
    </w:tbl>
    <w:p w14:paraId="2A146A75">
      <w:pPr>
        <w:spacing w:after="120"/>
        <w:ind w:firstLine="480"/>
        <w:jc w:val="center"/>
        <w:rPr>
          <w:color w:val="auto"/>
        </w:rPr>
      </w:pPr>
      <w:r>
        <w:rPr>
          <w:rFonts w:ascii="SimSun" w:hAnsi="SimSun" w:eastAsia="宋体"/>
          <w:sz w:val="24"/>
          <w:szCs w:val="24"/>
        </w:rPr>
        <w:t>图3.9 插件调用成功结果截图</w:t>
      </w:r>
    </w:p>
    <w:p w14:paraId="42D7CFDE">
      <w:pPr>
        <w:pStyle w:val="4"/>
        <w:jc w:val="left"/>
        <w:rPr>
          <w:color w:val="auto"/>
        </w:rPr>
      </w:pPr>
      <w:bookmarkStart w:id="16" w:name="_Toc10604"/>
      <w:r>
        <w:rPr>
          <w:rFonts w:ascii="SimSun" w:hAnsi="SimSun" w:eastAsia="宋体"/>
          <w:sz w:val="28"/>
          <w:szCs w:val="28"/>
          <w:b/>
          <w:bCs/>
        </w:rPr>
        <w:t>3.6 多能力协同与异常处理</w:t>
      </w:r>
      <w:bookmarkEnd w:id="16"/>
    </w:p>
    <w:p w14:paraId="2A1520B3">
      <w:pPr>
        <w:spacing w:after="120" w:line="288" w:lineRule="auto"/>
        <w:ind w:firstLine="420"/>
        <w:rPr>
          <w:rFonts w:hint="eastAsia" w:ascii="宋体" w:hAnsi="宋体" w:cs="宋体"/>
          <w:color w:val="auto"/>
          <w:sz w:val="24"/>
          <w:szCs w:val="24"/>
        </w:rPr>
      </w:pPr>
      <w:r>
        <w:rPr>
          <w:rFonts w:ascii="SimSun" w:hAnsi="SimSun" w:eastAsia="宋体"/>
          <w:sz w:val="24"/>
          <w:szCs w:val="24"/>
        </w:rPr>
        <w:t>说明角色设定、工作流、数据库、知识库和插件如何协同完成同一个完整任务。重点展示“一次用户请求如何经过多个模块处理并形成最终结果”。</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596"/>
        <w:gridCol w:w="2913"/>
        <w:gridCol w:w="3216"/>
        <w:gridCol w:w="1737"/>
      </w:tblGrid>
      <w:tr w14:paraId="0E167E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6D8F0B99">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异常类型</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05DC72B4">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可能原因</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70A6013E">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处理策略</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72A96A99">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优化后效果</w:t>
            </w:r>
          </w:p>
        </w:tc>
      </w:tr>
      <w:tr w14:paraId="4527AB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single" w:color="auto" w:sz="4" w:space="0"/>
              <w:left w:val="nil"/>
              <w:bottom w:val="nil"/>
              <w:right w:val="nil"/>
            </w:tcBorders>
            <w:tcMar>
              <w:top w:w="-1" w:type="dxa"/>
              <w:left w:w="-1" w:type="dxa"/>
              <w:bottom w:w="-1" w:type="dxa"/>
              <w:right w:w="-1" w:type="dxa"/>
            </w:tcMar>
            <w:vAlign w:val="top"/>
          </w:tcPr>
          <w:p w14:paraId="2910431D">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知识库未命中</w:t>
            </w:r>
          </w:p>
        </w:tc>
        <w:tc>
          <w:tcPr>
            <w:tcW w:w="2286" w:type="dxa"/>
            <w:tcBorders>
              <w:top w:val="single" w:color="auto" w:sz="4" w:space="0"/>
              <w:left w:val="nil"/>
              <w:bottom w:val="nil"/>
              <w:right w:val="nil"/>
            </w:tcBorders>
            <w:tcMar>
              <w:top w:w="-1" w:type="dxa"/>
              <w:left w:w="-1" w:type="dxa"/>
              <w:bottom w:w="-1" w:type="dxa"/>
              <w:right w:w="-1" w:type="dxa"/>
            </w:tcMar>
            <w:vAlign w:val="top"/>
          </w:tcPr>
          <w:p w14:paraId="4903ADC1">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资料不足、关键词不匹配</w:t>
            </w:r>
          </w:p>
        </w:tc>
        <w:tc>
          <w:tcPr>
            <w:tcW w:w="2286" w:type="dxa"/>
            <w:tcBorders>
              <w:top w:val="single" w:color="auto" w:sz="4" w:space="0"/>
              <w:left w:val="nil"/>
              <w:bottom w:val="nil"/>
              <w:right w:val="nil"/>
            </w:tcBorders>
            <w:tcMar>
              <w:top w:w="-1" w:type="dxa"/>
              <w:left w:w="-1" w:type="dxa"/>
              <w:bottom w:w="-1" w:type="dxa"/>
              <w:right w:w="-1" w:type="dxa"/>
            </w:tcMar>
            <w:vAlign w:val="top"/>
          </w:tcPr>
          <w:p w14:paraId="5C8BDFD5">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提示用户补充信息；扩大检索；补充知识库</w:t>
            </w:r>
          </w:p>
        </w:tc>
        <w:tc>
          <w:tcPr>
            <w:tcW w:w="2286" w:type="dxa"/>
            <w:tcBorders>
              <w:top w:val="single" w:color="auto" w:sz="4" w:space="0"/>
              <w:left w:val="nil"/>
              <w:bottom w:val="nil"/>
              <w:right w:val="nil"/>
            </w:tcBorders>
            <w:tcMar>
              <w:top w:w="-1" w:type="dxa"/>
              <w:left w:w="-1" w:type="dxa"/>
              <w:bottom w:w="-1" w:type="dxa"/>
              <w:right w:w="-1" w:type="dxa"/>
            </w:tcMar>
            <w:vAlign w:val="top"/>
          </w:tcPr>
          <w:p>
            <w:r>
              <w:rPr>
                <w:rFonts w:ascii="SimSun" w:hAnsi="SimSun" w:eastAsia="宋体"/>
                <w:sz w:val="24"/>
                <w:szCs w:val="24"/>
              </w:rPr>
              <w:t>优化后消除了无据杜撰现象</w:t>
            </w:r>
          </w:p>
        </w:tc>
      </w:tr>
      <w:tr w14:paraId="206BD2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55A8C355">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数据库写入失败</w:t>
            </w:r>
          </w:p>
        </w:tc>
        <w:tc>
          <w:tcPr>
            <w:tcW w:w="2286" w:type="dxa"/>
            <w:tcBorders>
              <w:top w:val="nil"/>
              <w:left w:val="nil"/>
              <w:bottom w:val="nil"/>
              <w:right w:val="nil"/>
            </w:tcBorders>
            <w:tcMar>
              <w:top w:w="-1" w:type="dxa"/>
              <w:left w:w="-1" w:type="dxa"/>
              <w:bottom w:w="-1" w:type="dxa"/>
              <w:right w:w="-1" w:type="dxa"/>
            </w:tcMar>
            <w:vAlign w:val="top"/>
          </w:tcPr>
          <w:p w14:paraId="517D84ED">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字段缺失、类型错误、权限问题</w:t>
            </w:r>
          </w:p>
        </w:tc>
        <w:tc>
          <w:tcPr>
            <w:tcW w:w="2286" w:type="dxa"/>
            <w:tcBorders>
              <w:top w:val="nil"/>
              <w:left w:val="nil"/>
              <w:bottom w:val="nil"/>
              <w:right w:val="nil"/>
            </w:tcBorders>
            <w:tcMar>
              <w:top w:w="-1" w:type="dxa"/>
              <w:left w:w="-1" w:type="dxa"/>
              <w:bottom w:w="-1" w:type="dxa"/>
              <w:right w:w="-1" w:type="dxa"/>
            </w:tcMar>
            <w:vAlign w:val="top"/>
          </w:tcPr>
          <w:p w14:paraId="7004571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校验必填字段；返回可理解的错误提示</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校验必填字段并返回可理解提示</w:t>
            </w:r>
          </w:p>
        </w:tc>
      </w:tr>
      <w:tr w14:paraId="6A0D32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79B4C4AD">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插件调用失败</w:t>
            </w:r>
          </w:p>
        </w:tc>
        <w:tc>
          <w:tcPr>
            <w:tcW w:w="2286" w:type="dxa"/>
            <w:tcBorders>
              <w:top w:val="nil"/>
              <w:left w:val="nil"/>
              <w:bottom w:val="nil"/>
              <w:right w:val="nil"/>
            </w:tcBorders>
            <w:tcMar>
              <w:top w:w="-1" w:type="dxa"/>
              <w:left w:w="-1" w:type="dxa"/>
              <w:bottom w:w="-1" w:type="dxa"/>
              <w:right w:w="-1" w:type="dxa"/>
            </w:tcMar>
            <w:vAlign w:val="top"/>
          </w:tcPr>
          <w:p w14:paraId="6B4871DA">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参数错误、网络异常、接口限制</w:t>
            </w:r>
          </w:p>
        </w:tc>
        <w:tc>
          <w:tcPr>
            <w:tcW w:w="2286" w:type="dxa"/>
            <w:tcBorders>
              <w:top w:val="nil"/>
              <w:left w:val="nil"/>
              <w:bottom w:val="nil"/>
              <w:right w:val="nil"/>
            </w:tcBorders>
            <w:tcMar>
              <w:top w:w="-1" w:type="dxa"/>
              <w:left w:w="-1" w:type="dxa"/>
              <w:bottom w:w="-1" w:type="dxa"/>
              <w:right w:w="-1" w:type="dxa"/>
            </w:tcMar>
            <w:vAlign w:val="top"/>
          </w:tcPr>
          <w:p w14:paraId="1468C3A6">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设置备用回答；提示稍后重试；记录失败原因</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设置备用回答并提示稍后重试</w:t>
            </w:r>
          </w:p>
        </w:tc>
      </w:tr>
      <w:tr w14:paraId="30A3C5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single" w:color="auto" w:sz="12" w:space="0"/>
              <w:right w:val="nil"/>
            </w:tcBorders>
            <w:tcMar>
              <w:top w:w="-1" w:type="dxa"/>
              <w:left w:w="-1" w:type="dxa"/>
              <w:bottom w:w="-1" w:type="dxa"/>
              <w:right w:w="-1" w:type="dxa"/>
            </w:tcMar>
            <w:vAlign w:val="top"/>
          </w:tcPr>
          <w:p w14:paraId="683EB142">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回答幻觉</w:t>
            </w:r>
          </w:p>
        </w:tc>
        <w:tc>
          <w:tcPr>
            <w:tcW w:w="2286" w:type="dxa"/>
            <w:tcBorders>
              <w:top w:val="nil"/>
              <w:left w:val="nil"/>
              <w:bottom w:val="single" w:color="auto" w:sz="12" w:space="0"/>
              <w:right w:val="nil"/>
            </w:tcBorders>
            <w:tcMar>
              <w:top w:w="-1" w:type="dxa"/>
              <w:left w:w="-1" w:type="dxa"/>
              <w:bottom w:w="-1" w:type="dxa"/>
              <w:right w:w="-1" w:type="dxa"/>
            </w:tcMar>
            <w:vAlign w:val="top"/>
          </w:tcPr>
          <w:p w14:paraId="4BBB5BE7">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角色提示词约束不足、知识依据缺失</w:t>
            </w:r>
          </w:p>
        </w:tc>
        <w:tc>
          <w:tcPr>
            <w:tcW w:w="2286" w:type="dxa"/>
            <w:tcBorders>
              <w:top w:val="nil"/>
              <w:left w:val="nil"/>
              <w:bottom w:val="single" w:color="auto" w:sz="12" w:space="0"/>
              <w:right w:val="nil"/>
            </w:tcBorders>
            <w:tcMar>
              <w:top w:w="-1" w:type="dxa"/>
              <w:left w:w="-1" w:type="dxa"/>
              <w:bottom w:w="-1" w:type="dxa"/>
              <w:right w:w="-1" w:type="dxa"/>
            </w:tcMar>
            <w:vAlign w:val="top"/>
          </w:tcPr>
          <w:p w14:paraId="2E7BEFA7">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要求基于资料回答；不确定时明确说明</w:t>
            </w:r>
          </w:p>
        </w:tc>
        <w:tc>
          <w:tcPr>
            <w:tcW w:w="2286" w:type="dxa"/>
            <w:tcBorders>
              <w:top w:val="nil"/>
              <w:left w:val="nil"/>
              <w:bottom w:val="single" w:color="auto" w:sz="12" w:space="0"/>
              <w:right w:val="nil"/>
            </w:tcBorders>
            <w:tcMar>
              <w:top w:w="-1" w:type="dxa"/>
              <w:left w:w="-1" w:type="dxa"/>
              <w:bottom w:w="-1" w:type="dxa"/>
              <w:right w:w="-1" w:type="dxa"/>
            </w:tcMar>
            <w:vAlign w:val="top"/>
          </w:tcPr>
          <w:p>
            <w:r>
              <w:rPr>
                <w:rFonts w:ascii="SimSun" w:hAnsi="SimSun" w:eastAsia="宋体"/>
                <w:sz w:val="24"/>
                <w:szCs w:val="24"/>
              </w:rPr>
              <w:t>双重校验消除幻觉，重大问题自动纠错重试</w:t>
            </w:r>
          </w:p>
        </w:tc>
      </w:tr>
    </w:tbl>
    <w:p w14:paraId="47B116A7">
      <w:pPr>
        <w:rPr>
          <w:color w:val="auto"/>
        </w:rPr>
      </w:pPr>
    </w:p>
    <w:p w14:paraId="4C99DB4D">
      <w:pPr>
        <w:rPr>
          <w:rFonts w:ascii="Times New Roman" w:hAnsi="Times New Roman" w:eastAsia="黑体"/>
          <w:color w:val="auto"/>
        </w:rPr>
      </w:pPr>
      <w:bookmarkStart w:id="17" w:name="_Toc30379"/>
      <w:r>
        <w:rPr>
          <w:rFonts w:ascii="SimSun" w:hAnsi="SimSun" w:eastAsia="宋体"/>
          <w:sz w:val="24"/>
          <w:szCs w:val="24"/>
        </w:rPr>
        <w:br w:type="page"/>
      </w:r>
    </w:p>
    <w:p w14:paraId="2F6031F1">
      <w:pPr>
        <w:pStyle w:val="3"/>
        <w:jc w:val="center"/>
        <w:rPr>
          <w:color w:val="auto"/>
        </w:rPr>
      </w:pPr>
      <w:r>
        <w:rPr>
          <w:rFonts w:ascii="SimSun" w:hAnsi="SimSun" w:eastAsia="宋体"/>
          <w:sz w:val="30"/>
          <w:szCs w:val="30"/>
          <w:b/>
          <w:bCs/>
        </w:rPr>
        <w:t>第4章 运行演示、测试与效果分析</w:t>
      </w:r>
      <w:bookmarkEnd w:id="17"/>
    </w:p>
    <w:p w14:paraId="27F5412F">
      <w:pPr>
        <w:pStyle w:val="4"/>
        <w:jc w:val="left"/>
        <w:rPr>
          <w:color w:val="auto"/>
        </w:rPr>
      </w:pPr>
      <w:bookmarkStart w:id="18" w:name="_Toc30726"/>
      <w:r>
        <w:rPr>
          <w:rFonts w:ascii="SimSun" w:hAnsi="SimSun" w:eastAsia="宋体"/>
          <w:sz w:val="28"/>
          <w:szCs w:val="28"/>
          <w:b/>
          <w:bCs/>
        </w:rPr>
        <w:t>4.1 运行入口与演示环境</w:t>
      </w:r>
      <w:bookmarkEnd w:id="18"/>
    </w:p>
    <w:p w14:paraId="30F94C45">
      <w:pPr>
        <w:spacing w:after="120" w:line="288" w:lineRule="auto"/>
        <w:ind w:firstLine="420"/>
        <w:rPr>
          <w:rFonts w:hint="eastAsia" w:ascii="宋体" w:hAnsi="宋体" w:cs="宋体"/>
          <w:color w:val="auto"/>
          <w:sz w:val="24"/>
          <w:szCs w:val="24"/>
        </w:rPr>
      </w:pPr>
      <w:r>
        <w:rPr>
          <w:rFonts w:ascii="SimSun" w:hAnsi="SimSun" w:eastAsia="宋体"/>
          <w:sz w:val="24"/>
          <w:szCs w:val="24"/>
        </w:rPr>
        <w:t>填写应用的可运行入口、平台、版本、账号权限、演示设备和必要说明。</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705"/>
        <w:gridCol w:w="6701"/>
      </w:tblGrid>
      <w:tr w14:paraId="446E83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4572"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89F271F">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项目</w:t>
            </w:r>
          </w:p>
        </w:tc>
        <w:tc>
          <w:tcPr>
            <w:tcW w:w="4572"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20855D01">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内容</w:t>
            </w:r>
          </w:p>
        </w:tc>
      </w:tr>
      <w:tr w14:paraId="2A96B6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single" w:color="auto" w:sz="4" w:space="0"/>
              <w:left w:val="nil"/>
              <w:bottom w:val="nil"/>
              <w:right w:val="nil"/>
            </w:tcBorders>
            <w:tcMar>
              <w:top w:w="-1" w:type="dxa"/>
              <w:left w:w="-1" w:type="dxa"/>
              <w:bottom w:w="-1" w:type="dxa"/>
              <w:right w:w="-1" w:type="dxa"/>
            </w:tcMar>
            <w:vAlign w:val="top"/>
          </w:tcPr>
          <w:p w14:paraId="00545407">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应用入口链接/二维码</w:t>
            </w:r>
          </w:p>
        </w:tc>
        <w:tc>
          <w:tcPr>
            <w:tcW w:w="4572" w:type="dxa"/>
            <w:tcBorders>
              <w:top w:val="single" w:color="auto" w:sz="4" w:space="0"/>
              <w:left w:val="nil"/>
              <w:bottom w:val="nil"/>
              <w:right w:val="nil"/>
            </w:tcBorders>
            <w:tcMar>
              <w:top w:w="-1" w:type="dxa"/>
              <w:left w:w="-1" w:type="dxa"/>
              <w:bottom w:w="-1" w:type="dxa"/>
              <w:right w:w="-1" w:type="dxa"/>
            </w:tcMar>
            <w:vAlign w:val="top"/>
          </w:tcPr>
          <w:p>
            <w:r>
              <w:rPr>
                <w:rFonts w:ascii="SimSun" w:hAnsi="SimSun" w:eastAsia="宋体"/>
                <w:sz w:val="24"/>
                <w:szCs w:val="24"/>
              </w:rPr>
              <w:t>localhost:8501</w:t>
            </w:r>
          </w:p>
        </w:tc>
      </w:tr>
      <w:tr w14:paraId="222EE4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nil"/>
              <w:right w:val="nil"/>
            </w:tcBorders>
            <w:tcMar>
              <w:top w:w="-1" w:type="dxa"/>
              <w:left w:w="-1" w:type="dxa"/>
              <w:bottom w:w="-1" w:type="dxa"/>
              <w:right w:w="-1" w:type="dxa"/>
            </w:tcMar>
            <w:vAlign w:val="top"/>
          </w:tcPr>
          <w:p w14:paraId="30D543E6">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运行平台</w:t>
            </w:r>
          </w:p>
        </w:tc>
        <w:tc>
          <w:tcPr>
            <w:tcW w:w="4572" w:type="dxa"/>
            <w:tcBorders>
              <w:top w:val="nil"/>
              <w:left w:val="nil"/>
              <w:bottom w:val="nil"/>
              <w:right w:val="nil"/>
            </w:tcBorders>
            <w:tcMar>
              <w:top w:w="-1" w:type="dxa"/>
              <w:left w:w="-1" w:type="dxa"/>
              <w:bottom w:w="-1" w:type="dxa"/>
              <w:right w:w="-1" w:type="dxa"/>
            </w:tcMar>
            <w:vAlign w:val="top"/>
          </w:tcPr>
          <w:p w14:paraId="71F5D114">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扣子 / Dify / 通义 / 智谱 / 自建Web应用 / 其他：________</w:t>
            </w:r>
          </w:p>
        </w:tc>
      </w:tr>
      <w:tr w14:paraId="0D660A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nil"/>
              <w:right w:val="nil"/>
            </w:tcBorders>
            <w:tcMar>
              <w:top w:w="-1" w:type="dxa"/>
              <w:left w:w="-1" w:type="dxa"/>
              <w:bottom w:w="-1" w:type="dxa"/>
              <w:right w:w="-1" w:type="dxa"/>
            </w:tcMar>
            <w:vAlign w:val="top"/>
          </w:tcPr>
          <w:p w14:paraId="1D4B44CC">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演示设备与浏览器</w:t>
            </w:r>
          </w:p>
        </w:tc>
        <w:tc>
          <w:tcPr>
            <w:tcW w:w="4572" w:type="dxa"/>
            <w:tcBorders>
              <w:top w:val="nil"/>
              <w:left w:val="nil"/>
              <w:bottom w:val="nil"/>
              <w:right w:val="nil"/>
            </w:tcBorders>
            <w:tcMar>
              <w:top w:w="-1" w:type="dxa"/>
              <w:left w:w="-1" w:type="dxa"/>
              <w:bottom w:w="-1" w:type="dxa"/>
              <w:right w:w="-1" w:type="dxa"/>
            </w:tcMar>
            <w:vAlign w:val="top"/>
          </w:tcPr>
          <w:p w14:paraId="2D7260D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电脑/手机；Chrome/Edge/微信小程序等</w:t>
            </w:r>
          </w:p>
        </w:tc>
      </w:tr>
      <w:tr w14:paraId="286784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nil"/>
              <w:right w:val="nil"/>
            </w:tcBorders>
            <w:tcMar>
              <w:top w:w="-1" w:type="dxa"/>
              <w:left w:w="-1" w:type="dxa"/>
              <w:bottom w:w="-1" w:type="dxa"/>
              <w:right w:w="-1" w:type="dxa"/>
            </w:tcMar>
            <w:vAlign w:val="top"/>
          </w:tcPr>
          <w:p w14:paraId="1AE8EAD9">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演示账号或权限说明</w:t>
            </w:r>
          </w:p>
        </w:tc>
        <w:tc>
          <w:tcPr>
            <w:tcW w:w="4572" w:type="dxa"/>
            <w:tcBorders>
              <w:top w:val="nil"/>
              <w:left w:val="nil"/>
              <w:bottom w:val="nil"/>
              <w:right w:val="nil"/>
            </w:tcBorders>
            <w:tcMar>
              <w:top w:w="-1" w:type="dxa"/>
              <w:left w:w="-1" w:type="dxa"/>
              <w:bottom w:w="-1" w:type="dxa"/>
              <w:right w:w="-1" w:type="dxa"/>
            </w:tcMar>
            <w:vAlign w:val="top"/>
          </w:tcPr>
          <w:p w14:paraId="6DE7B55E">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是否公开访问；是否需要登录；是否需要密码。</w:t>
            </w:r>
          </w:p>
        </w:tc>
      </w:tr>
      <w:tr w14:paraId="589283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4572" w:type="dxa"/>
            <w:tcBorders>
              <w:top w:val="nil"/>
              <w:left w:val="nil"/>
              <w:bottom w:val="single" w:color="auto" w:sz="12" w:space="0"/>
              <w:right w:val="nil"/>
            </w:tcBorders>
            <w:tcMar>
              <w:top w:w="-1" w:type="dxa"/>
              <w:left w:w="-1" w:type="dxa"/>
              <w:bottom w:w="-1" w:type="dxa"/>
              <w:right w:w="-1" w:type="dxa"/>
            </w:tcMar>
            <w:vAlign w:val="top"/>
          </w:tcPr>
          <w:p w14:paraId="73EC0EFC">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演示视频链接</w:t>
            </w:r>
          </w:p>
        </w:tc>
        <w:tc>
          <w:tcPr>
            <w:tcW w:w="4572" w:type="dxa"/>
            <w:tcBorders>
              <w:top w:val="nil"/>
              <w:left w:val="nil"/>
              <w:bottom w:val="single" w:color="auto" w:sz="12" w:space="0"/>
              <w:right w:val="nil"/>
            </w:tcBorders>
            <w:tcMar>
              <w:top w:w="-1" w:type="dxa"/>
              <w:left w:w="-1" w:type="dxa"/>
              <w:bottom w:w="-1" w:type="dxa"/>
              <w:right w:w="-1" w:type="dxa"/>
            </w:tcMar>
            <w:vAlign w:val="top"/>
          </w:tcPr>
          <w:p w14:paraId="3B725A60">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建议上传录屏，时长3—5分钟，能展示完整业务闭环。</w:t>
            </w:r>
          </w:p>
        </w:tc>
      </w:tr>
    </w:tbl>
    <w:p w14:paraId="77898373">
      <w:pPr>
        <w:rPr>
          <w:color w:val="auto"/>
        </w:rPr>
      </w:pPr>
    </w:p>
    <w:p w14:paraId="45683386">
      <w:pPr>
        <w:pStyle w:val="4"/>
        <w:jc w:val="left"/>
        <w:rPr>
          <w:color w:val="auto"/>
        </w:rPr>
      </w:pPr>
      <w:bookmarkStart w:id="19" w:name="_Toc2974"/>
      <w:r>
        <w:rPr>
          <w:rFonts w:ascii="SimSun" w:hAnsi="SimSun" w:eastAsia="宋体"/>
          <w:sz w:val="28"/>
          <w:szCs w:val="28"/>
          <w:b/>
          <w:bCs/>
        </w:rPr>
        <w:t>4.2 典型演示用例</w:t>
      </w:r>
      <w:bookmarkEnd w:id="19"/>
    </w:p>
    <w:p w14:paraId="071C299A">
      <w:pPr>
        <w:spacing w:after="120" w:line="288" w:lineRule="auto"/>
        <w:ind w:firstLine="420"/>
        <w:rPr>
          <w:rFonts w:hint="eastAsia" w:ascii="宋体" w:hAnsi="宋体" w:cs="宋体"/>
          <w:color w:val="auto"/>
          <w:sz w:val="24"/>
          <w:szCs w:val="24"/>
        </w:rPr>
      </w:pPr>
      <w:r>
        <w:rPr>
          <w:rFonts w:ascii="SimSun" w:hAnsi="SimSun" w:eastAsia="宋体"/>
          <w:sz w:val="24"/>
          <w:szCs w:val="24"/>
        </w:rPr>
        <w:t>至少设计3个演示用例。用例应覆盖不同能力，不要全部是普通问答。</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224"/>
        <w:gridCol w:w="2292"/>
        <w:gridCol w:w="2349"/>
        <w:gridCol w:w="2022"/>
        <w:gridCol w:w="1519"/>
      </w:tblGrid>
      <w:tr w14:paraId="5BACCB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829"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798E3738">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用例编号</w:t>
            </w:r>
          </w:p>
        </w:tc>
        <w:tc>
          <w:tcPr>
            <w:tcW w:w="1829"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7185B2BE">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用户输入/任务</w:t>
            </w:r>
          </w:p>
        </w:tc>
        <w:tc>
          <w:tcPr>
            <w:tcW w:w="1829"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AE6F489">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预期调用能力</w:t>
            </w:r>
          </w:p>
        </w:tc>
        <w:tc>
          <w:tcPr>
            <w:tcW w:w="1829"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DC950ED">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预期结果</w:t>
            </w:r>
          </w:p>
        </w:tc>
        <w:tc>
          <w:tcPr>
            <w:tcW w:w="1829"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534FE0C3">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实际结果</w:t>
            </w:r>
          </w:p>
        </w:tc>
      </w:tr>
      <w:tr w14:paraId="0F1337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29" w:type="dxa"/>
            <w:tcBorders>
              <w:top w:val="single" w:color="auto" w:sz="4" w:space="0"/>
              <w:left w:val="nil"/>
              <w:bottom w:val="nil"/>
              <w:right w:val="nil"/>
            </w:tcBorders>
            <w:tcMar>
              <w:top w:w="-1" w:type="dxa"/>
              <w:left w:w="-1" w:type="dxa"/>
              <w:bottom w:w="-1" w:type="dxa"/>
              <w:right w:w="-1" w:type="dxa"/>
            </w:tcMar>
            <w:vAlign w:val="top"/>
          </w:tcPr>
          <w:p w14:paraId="6D2A1272">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TC01</w:t>
            </w:r>
          </w:p>
        </w:tc>
        <w:tc>
          <w:tcPr>
            <w:tcW w:w="1829" w:type="dxa"/>
            <w:tcBorders>
              <w:top w:val="single" w:color="auto" w:sz="4" w:space="0"/>
              <w:left w:val="nil"/>
              <w:bottom w:val="nil"/>
              <w:right w:val="nil"/>
            </w:tcBorders>
            <w:tcMar>
              <w:top w:w="-1" w:type="dxa"/>
              <w:left w:w="-1" w:type="dxa"/>
              <w:bottom w:w="-1" w:type="dxa"/>
              <w:right w:w="-1" w:type="dxa"/>
            </w:tcMar>
            <w:vAlign w:val="top"/>
          </w:tcPr>
          <w:p w14:paraId="3C456736">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基础咨询类问题</w:t>
            </w:r>
          </w:p>
        </w:tc>
        <w:tc>
          <w:tcPr>
            <w:tcW w:w="1829" w:type="dxa"/>
            <w:tcBorders>
              <w:top w:val="single" w:color="auto" w:sz="4" w:space="0"/>
              <w:left w:val="nil"/>
              <w:bottom w:val="nil"/>
              <w:right w:val="nil"/>
            </w:tcBorders>
            <w:tcMar>
              <w:top w:w="-1" w:type="dxa"/>
              <w:left w:w="-1" w:type="dxa"/>
              <w:bottom w:w="-1" w:type="dxa"/>
              <w:right w:w="-1" w:type="dxa"/>
            </w:tcMar>
            <w:vAlign w:val="top"/>
          </w:tcPr>
          <w:p w14:paraId="336DDE0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角色设定、知识库</w:t>
            </w:r>
          </w:p>
        </w:tc>
        <w:tc>
          <w:tcPr>
            <w:tcW w:w="1829" w:type="dxa"/>
            <w:tcBorders>
              <w:top w:val="single" w:color="auto" w:sz="4" w:space="0"/>
              <w:left w:val="nil"/>
              <w:bottom w:val="nil"/>
              <w:right w:val="nil"/>
            </w:tcBorders>
            <w:tcMar>
              <w:top w:w="-1" w:type="dxa"/>
              <w:left w:w="-1" w:type="dxa"/>
              <w:bottom w:w="-1" w:type="dxa"/>
              <w:right w:w="-1" w:type="dxa"/>
            </w:tcMar>
            <w:vAlign w:val="top"/>
          </w:tcPr>
          <w:p w14:paraId="77F0FDE1">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准确回答并给出依据</w:t>
            </w:r>
          </w:p>
        </w:tc>
        <w:tc>
          <w:tcPr>
            <w:tcW w:w="1829" w:type="dxa"/>
            <w:tcBorders>
              <w:top w:val="single" w:color="auto" w:sz="4" w:space="0"/>
              <w:left w:val="nil"/>
              <w:bottom w:val="nil"/>
              <w:right w:val="nil"/>
            </w:tcBorders>
            <w:tcMar>
              <w:top w:w="-1" w:type="dxa"/>
              <w:left w:w="-1" w:type="dxa"/>
              <w:bottom w:w="-1" w:type="dxa"/>
              <w:right w:w="-1" w:type="dxa"/>
            </w:tcMar>
            <w:vAlign w:val="top"/>
          </w:tcPr>
          <w:p w14:paraId="4B3C0EBA">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通过/部分通过/未通过</w:t>
            </w:r>
          </w:p>
        </w:tc>
      </w:tr>
      <w:tr w14:paraId="0A4DC9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29" w:type="dxa"/>
            <w:tcBorders>
              <w:top w:val="nil"/>
              <w:left w:val="nil"/>
              <w:bottom w:val="nil"/>
              <w:right w:val="nil"/>
            </w:tcBorders>
            <w:tcMar>
              <w:top w:w="-1" w:type="dxa"/>
              <w:left w:w="-1" w:type="dxa"/>
              <w:bottom w:w="-1" w:type="dxa"/>
              <w:right w:w="-1" w:type="dxa"/>
            </w:tcMar>
            <w:vAlign w:val="top"/>
          </w:tcPr>
          <w:p w14:paraId="0B761B28">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TC02</w:t>
            </w:r>
          </w:p>
        </w:tc>
        <w:tc>
          <w:tcPr>
            <w:tcW w:w="1829" w:type="dxa"/>
            <w:tcBorders>
              <w:top w:val="nil"/>
              <w:left w:val="nil"/>
              <w:bottom w:val="nil"/>
              <w:right w:val="nil"/>
            </w:tcBorders>
            <w:tcMar>
              <w:top w:w="-1" w:type="dxa"/>
              <w:left w:w="-1" w:type="dxa"/>
              <w:bottom w:w="-1" w:type="dxa"/>
              <w:right w:w="-1" w:type="dxa"/>
            </w:tcMar>
            <w:vAlign w:val="top"/>
          </w:tcPr>
          <w:p w14:paraId="5332613E">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需要流程办理或多步骤推理的任务</w:t>
            </w:r>
          </w:p>
        </w:tc>
        <w:tc>
          <w:tcPr>
            <w:tcW w:w="1829" w:type="dxa"/>
            <w:tcBorders>
              <w:top w:val="nil"/>
              <w:left w:val="nil"/>
              <w:bottom w:val="nil"/>
              <w:right w:val="nil"/>
            </w:tcBorders>
            <w:tcMar>
              <w:top w:w="-1" w:type="dxa"/>
              <w:left w:w="-1" w:type="dxa"/>
              <w:bottom w:w="-1" w:type="dxa"/>
              <w:right w:w="-1" w:type="dxa"/>
            </w:tcMar>
            <w:vAlign w:val="top"/>
          </w:tcPr>
          <w:p w14:paraId="16AFE572">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工作流、条件分支、变量传递</w:t>
            </w:r>
          </w:p>
        </w:tc>
        <w:tc>
          <w:tcPr>
            <w:tcW w:w="1829" w:type="dxa"/>
            <w:tcBorders>
              <w:top w:val="nil"/>
              <w:left w:val="nil"/>
              <w:bottom w:val="nil"/>
              <w:right w:val="nil"/>
            </w:tcBorders>
            <w:tcMar>
              <w:top w:w="-1" w:type="dxa"/>
              <w:left w:w="-1" w:type="dxa"/>
              <w:bottom w:w="-1" w:type="dxa"/>
              <w:right w:w="-1" w:type="dxa"/>
            </w:tcMar>
            <w:vAlign w:val="top"/>
          </w:tcPr>
          <w:p w14:paraId="6B0CDE4C">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按步骤输出方案或完成任务</w:t>
            </w:r>
          </w:p>
        </w:tc>
        <w:tc>
          <w:tcPr>
            <w:tcW w:w="1829" w:type="dxa"/>
            <w:tcBorders>
              <w:top w:val="nil"/>
              <w:left w:val="nil"/>
              <w:bottom w:val="nil"/>
              <w:right w:val="nil"/>
            </w:tcBorders>
            <w:tcMar>
              <w:top w:w="-1" w:type="dxa"/>
              <w:left w:w="-1" w:type="dxa"/>
              <w:bottom w:w="-1" w:type="dxa"/>
              <w:right w:w="-1" w:type="dxa"/>
            </w:tcMar>
            <w:vAlign w:val="top"/>
          </w:tcPr>
          <w:p w14:paraId="0C39091F">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通过/部分通过/未通过</w:t>
            </w:r>
          </w:p>
        </w:tc>
      </w:tr>
      <w:tr w14:paraId="5F8F83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29" w:type="dxa"/>
            <w:tcBorders>
              <w:top w:val="nil"/>
              <w:left w:val="nil"/>
              <w:bottom w:val="nil"/>
              <w:right w:val="nil"/>
            </w:tcBorders>
            <w:tcMar>
              <w:top w:w="-1" w:type="dxa"/>
              <w:left w:w="-1" w:type="dxa"/>
              <w:bottom w:w="-1" w:type="dxa"/>
              <w:right w:w="-1" w:type="dxa"/>
            </w:tcMar>
            <w:vAlign w:val="top"/>
          </w:tcPr>
          <w:p w14:paraId="302A41BC">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TC03</w:t>
            </w:r>
          </w:p>
        </w:tc>
        <w:tc>
          <w:tcPr>
            <w:tcW w:w="1829" w:type="dxa"/>
            <w:tcBorders>
              <w:top w:val="nil"/>
              <w:left w:val="nil"/>
              <w:bottom w:val="nil"/>
              <w:right w:val="nil"/>
            </w:tcBorders>
            <w:tcMar>
              <w:top w:w="-1" w:type="dxa"/>
              <w:left w:w="-1" w:type="dxa"/>
              <w:bottom w:w="-1" w:type="dxa"/>
              <w:right w:w="-1" w:type="dxa"/>
            </w:tcMar>
            <w:vAlign w:val="top"/>
          </w:tcPr>
          <w:p w14:paraId="7084AE55">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需要保存或查询记录的任务</w:t>
            </w:r>
          </w:p>
        </w:tc>
        <w:tc>
          <w:tcPr>
            <w:tcW w:w="1829" w:type="dxa"/>
            <w:tcBorders>
              <w:top w:val="nil"/>
              <w:left w:val="nil"/>
              <w:bottom w:val="nil"/>
              <w:right w:val="nil"/>
            </w:tcBorders>
            <w:tcMar>
              <w:top w:w="-1" w:type="dxa"/>
              <w:left w:w="-1" w:type="dxa"/>
              <w:bottom w:w="-1" w:type="dxa"/>
              <w:right w:w="-1" w:type="dxa"/>
            </w:tcMar>
            <w:vAlign w:val="top"/>
          </w:tcPr>
          <w:p w14:paraId="6DCA2147">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数据库</w:t>
            </w:r>
          </w:p>
        </w:tc>
        <w:tc>
          <w:tcPr>
            <w:tcW w:w="1829" w:type="dxa"/>
            <w:tcBorders>
              <w:top w:val="nil"/>
              <w:left w:val="nil"/>
              <w:bottom w:val="nil"/>
              <w:right w:val="nil"/>
            </w:tcBorders>
            <w:tcMar>
              <w:top w:w="-1" w:type="dxa"/>
              <w:left w:w="-1" w:type="dxa"/>
              <w:bottom w:w="-1" w:type="dxa"/>
              <w:right w:w="-1" w:type="dxa"/>
            </w:tcMar>
            <w:vAlign w:val="top"/>
          </w:tcPr>
          <w:p w14:paraId="1119A528">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成功写入/查询数据</w:t>
            </w:r>
          </w:p>
        </w:tc>
        <w:tc>
          <w:tcPr>
            <w:tcW w:w="1829" w:type="dxa"/>
            <w:tcBorders>
              <w:top w:val="nil"/>
              <w:left w:val="nil"/>
              <w:bottom w:val="nil"/>
              <w:right w:val="nil"/>
            </w:tcBorders>
            <w:tcMar>
              <w:top w:w="-1" w:type="dxa"/>
              <w:left w:w="-1" w:type="dxa"/>
              <w:bottom w:w="-1" w:type="dxa"/>
              <w:right w:w="-1" w:type="dxa"/>
            </w:tcMar>
            <w:vAlign w:val="top"/>
          </w:tcPr>
          <w:p w14:paraId="48A3F668">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通过/部分通过/未通过</w:t>
            </w:r>
          </w:p>
        </w:tc>
      </w:tr>
      <w:tr w14:paraId="73A888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29" w:type="dxa"/>
            <w:tcBorders>
              <w:top w:val="nil"/>
              <w:left w:val="nil"/>
              <w:bottom w:val="nil"/>
              <w:right w:val="nil"/>
            </w:tcBorders>
            <w:tcMar>
              <w:top w:w="-1" w:type="dxa"/>
              <w:left w:w="-1" w:type="dxa"/>
              <w:bottom w:w="-1" w:type="dxa"/>
              <w:right w:w="-1" w:type="dxa"/>
            </w:tcMar>
            <w:vAlign w:val="top"/>
          </w:tcPr>
          <w:p w14:paraId="3A84F915">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TC04</w:t>
            </w:r>
          </w:p>
        </w:tc>
        <w:tc>
          <w:tcPr>
            <w:tcW w:w="1829" w:type="dxa"/>
            <w:tcBorders>
              <w:top w:val="nil"/>
              <w:left w:val="nil"/>
              <w:bottom w:val="nil"/>
              <w:right w:val="nil"/>
            </w:tcBorders>
            <w:tcMar>
              <w:top w:w="-1" w:type="dxa"/>
              <w:left w:w="-1" w:type="dxa"/>
              <w:bottom w:w="-1" w:type="dxa"/>
              <w:right w:w="-1" w:type="dxa"/>
            </w:tcMar>
            <w:vAlign w:val="top"/>
          </w:tcPr>
          <w:p w14:paraId="2FCDD5D8">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需要实时或外部工具能力的任务</w:t>
            </w:r>
          </w:p>
        </w:tc>
        <w:tc>
          <w:tcPr>
            <w:tcW w:w="1829" w:type="dxa"/>
            <w:tcBorders>
              <w:top w:val="nil"/>
              <w:left w:val="nil"/>
              <w:bottom w:val="nil"/>
              <w:right w:val="nil"/>
            </w:tcBorders>
            <w:tcMar>
              <w:top w:w="-1" w:type="dxa"/>
              <w:left w:w="-1" w:type="dxa"/>
              <w:bottom w:w="-1" w:type="dxa"/>
              <w:right w:w="-1" w:type="dxa"/>
            </w:tcMar>
            <w:vAlign w:val="top"/>
          </w:tcPr>
          <w:p w14:paraId="158DC9D1">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插件调用</w:t>
            </w:r>
          </w:p>
        </w:tc>
        <w:tc>
          <w:tcPr>
            <w:tcW w:w="1829" w:type="dxa"/>
            <w:tcBorders>
              <w:top w:val="nil"/>
              <w:left w:val="nil"/>
              <w:bottom w:val="nil"/>
              <w:right w:val="nil"/>
            </w:tcBorders>
            <w:tcMar>
              <w:top w:w="-1" w:type="dxa"/>
              <w:left w:w="-1" w:type="dxa"/>
              <w:bottom w:w="-1" w:type="dxa"/>
              <w:right w:w="-1" w:type="dxa"/>
            </w:tcMar>
            <w:vAlign w:val="top"/>
          </w:tcPr>
          <w:p w14:paraId="71E97654">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返回插件结果并整合回答</w:t>
            </w:r>
          </w:p>
        </w:tc>
        <w:tc>
          <w:tcPr>
            <w:tcW w:w="1829" w:type="dxa"/>
            <w:tcBorders>
              <w:top w:val="nil"/>
              <w:left w:val="nil"/>
              <w:bottom w:val="nil"/>
              <w:right w:val="nil"/>
            </w:tcBorders>
            <w:tcMar>
              <w:top w:w="-1" w:type="dxa"/>
              <w:left w:w="-1" w:type="dxa"/>
              <w:bottom w:w="-1" w:type="dxa"/>
              <w:right w:w="-1" w:type="dxa"/>
            </w:tcMar>
            <w:vAlign w:val="top"/>
          </w:tcPr>
          <w:p w14:paraId="0CDDC98A">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通过/部分通过/未通过</w:t>
            </w:r>
          </w:p>
        </w:tc>
      </w:tr>
      <w:tr w14:paraId="4E2E38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29" w:type="dxa"/>
            <w:tcBorders>
              <w:top w:val="nil"/>
              <w:left w:val="nil"/>
              <w:bottom w:val="single" w:color="auto" w:sz="12" w:space="0"/>
              <w:right w:val="nil"/>
            </w:tcBorders>
            <w:tcMar>
              <w:top w:w="-1" w:type="dxa"/>
              <w:left w:w="-1" w:type="dxa"/>
              <w:bottom w:w="-1" w:type="dxa"/>
              <w:right w:w="-1" w:type="dxa"/>
            </w:tcMar>
            <w:vAlign w:val="top"/>
          </w:tcPr>
          <w:p w14:paraId="26CCA058">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TC05</w:t>
            </w:r>
          </w:p>
        </w:tc>
        <w:tc>
          <w:tcPr>
            <w:tcW w:w="1829" w:type="dxa"/>
            <w:tcBorders>
              <w:top w:val="nil"/>
              <w:left w:val="nil"/>
              <w:bottom w:val="single" w:color="auto" w:sz="12" w:space="0"/>
              <w:right w:val="nil"/>
            </w:tcBorders>
            <w:tcMar>
              <w:top w:w="-1" w:type="dxa"/>
              <w:left w:w="-1" w:type="dxa"/>
              <w:bottom w:w="-1" w:type="dxa"/>
              <w:right w:w="-1" w:type="dxa"/>
            </w:tcMar>
            <w:vAlign w:val="top"/>
          </w:tcPr>
          <w:p w14:paraId="2DBF0182">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完整综合业务闭环</w:t>
            </w:r>
          </w:p>
        </w:tc>
        <w:tc>
          <w:tcPr>
            <w:tcW w:w="1829" w:type="dxa"/>
            <w:tcBorders>
              <w:top w:val="nil"/>
              <w:left w:val="nil"/>
              <w:bottom w:val="single" w:color="auto" w:sz="12" w:space="0"/>
              <w:right w:val="nil"/>
            </w:tcBorders>
            <w:tcMar>
              <w:top w:w="-1" w:type="dxa"/>
              <w:left w:w="-1" w:type="dxa"/>
              <w:bottom w:w="-1" w:type="dxa"/>
              <w:right w:w="-1" w:type="dxa"/>
            </w:tcMar>
            <w:vAlign w:val="top"/>
          </w:tcPr>
          <w:p w14:paraId="7AEAD0AB">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角色+工作流+数据库+知识库+插件</w:t>
            </w:r>
          </w:p>
        </w:tc>
        <w:tc>
          <w:tcPr>
            <w:tcW w:w="1829" w:type="dxa"/>
            <w:tcBorders>
              <w:top w:val="nil"/>
              <w:left w:val="nil"/>
              <w:bottom w:val="single" w:color="auto" w:sz="12" w:space="0"/>
              <w:right w:val="nil"/>
            </w:tcBorders>
            <w:tcMar>
              <w:top w:w="-1" w:type="dxa"/>
              <w:left w:w="-1" w:type="dxa"/>
              <w:bottom w:w="-1" w:type="dxa"/>
              <w:right w:w="-1" w:type="dxa"/>
            </w:tcMar>
            <w:vAlign w:val="top"/>
          </w:tcPr>
          <w:p w14:paraId="058D8D1B">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完成端到端任务</w:t>
            </w:r>
          </w:p>
        </w:tc>
        <w:tc>
          <w:tcPr>
            <w:tcW w:w="1829" w:type="dxa"/>
            <w:tcBorders>
              <w:top w:val="nil"/>
              <w:left w:val="nil"/>
              <w:bottom w:val="single" w:color="auto" w:sz="12" w:space="0"/>
              <w:right w:val="nil"/>
            </w:tcBorders>
            <w:tcMar>
              <w:top w:w="-1" w:type="dxa"/>
              <w:left w:w="-1" w:type="dxa"/>
              <w:bottom w:w="-1" w:type="dxa"/>
              <w:right w:w="-1" w:type="dxa"/>
            </w:tcMar>
            <w:vAlign w:val="top"/>
          </w:tcPr>
          <w:p w14:paraId="3BF6984A">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通过/部分通过/未通过</w:t>
            </w:r>
          </w:p>
        </w:tc>
      </w:tr>
    </w:tbl>
    <w:p w14:paraId="78896389">
      <w:pPr>
        <w:rPr>
          <w:color w:val="auto"/>
        </w:rPr>
      </w:pPr>
    </w:p>
    <w:p w14:paraId="6A52C190">
      <w:pPr>
        <w:pStyle w:val="4"/>
        <w:jc w:val="left"/>
        <w:rPr>
          <w:color w:val="auto"/>
        </w:rPr>
      </w:pPr>
      <w:bookmarkStart w:id="20" w:name="_Toc20751"/>
      <w:r>
        <w:rPr>
          <w:rFonts w:ascii="SimSun" w:hAnsi="SimSun" w:eastAsia="宋体"/>
          <w:sz w:val="28"/>
          <w:szCs w:val="28"/>
          <w:b/>
          <w:bCs/>
        </w:rPr>
        <w:t>4.3 演示过程截图与结果分析</w:t>
      </w:r>
      <w:bookmarkEnd w:id="20"/>
    </w:p>
    <w:tbl>
      <w:tblPr>
        <w:tblStyle w:val="35"/>
        <w:tblW w:w="5000" w:type="pct"/>
        <w:jc w:val="center"/>
        <w:tblLayout w:type="fixed"/>
        <w:tblCellMar>
          <w:top w:w="0" w:type="dxa"/>
          <w:left w:w="108" w:type="dxa"/>
          <w:bottom w:w="0" w:type="dxa"/>
          <w:right w:w="108" w:type="dxa"/>
        </w:tblCellMar>
      </w:tblPr>
      <w:tblGrid>
        <w:gridCol w:w="9406"/>
      </w:tblGrid>
      <w:tr w14:paraId="6B057A7D">
        <w:tblPrEx>
          <w:tblCellMar>
            <w:top w:w="0" w:type="dxa"/>
            <w:left w:w="108" w:type="dxa"/>
            <w:bottom w:w="0" w:type="dxa"/>
            <w:right w:w="108" w:type="dxa"/>
          </w:tblCellMar>
        </w:tblPrEx>
        <w:trPr>
          <w:jc w:val="center"/>
        </w:trPr>
        <w:tc>
          <w:tcPr>
            <w:tcW w:w="9144" w:type="dxa"/>
            <w:shd w:val="clear" w:color="auto" w:fill="F2F2F2"/>
            <w:vAlign w:val="top"/>
          </w:tcPr>
          <w:p w14:paraId="183D81C1">
            <w:pPr>
              <w:spacing w:before="480"/>
              <w:jc w:val="center"/>
              <w:rPr>
                <w:color w:val="auto"/>
              </w:rPr>
            </w:pPr>
            <w:r>
              <w:rPr>
                <w:rFonts w:ascii="SimSun" w:hAnsi="SimSun" w:eastAsia="宋体"/>
                <w:sz w:val="24"/>
                <w:szCs w:val="24"/>
              </w:rPr>
              <w:t>此处粘贴截图 / 架构图 / 运行效果图</w:t>
            </w:r>
          </w:p>
          <w:p w14:paraId="1D4F4C8C">
            <w:pPr>
              <w:jc w:val="center"/>
              <w:rPr>
                <w:color w:val="auto"/>
              </w:rPr>
            </w:pPr>
            <w:r>
              <w:rPr>
                <w:rFonts w:ascii="SimSun" w:hAnsi="SimSun" w:eastAsia="宋体"/>
                <w:sz w:val="24"/>
                <w:szCs w:val="24"/>
              </w:rPr>
              <w:t>要求：图像清晰，能看清关键配置、输入输出或运行结果</w:t>
            </w:r>
          </w:p>
        </w:tc>
      </w:tr>
    </w:tbl>
    <w:p w14:paraId="1F398613">
      <w:pPr>
        <w:spacing w:after="120"/>
        <w:ind w:firstLine="480"/>
        <w:jc w:val="center"/>
        <w:rPr>
          <w:color w:val="auto"/>
        </w:rPr>
      </w:pPr>
      <w:r>
        <w:rPr>
          <w:rFonts w:ascii="SimSun" w:hAnsi="SimSun" w:eastAsia="宋体"/>
          <w:sz w:val="24"/>
          <w:szCs w:val="24"/>
        </w:rPr>
        <w:t>图4.1 用户输入与智能体首轮响应截图</w:t>
      </w:r>
    </w:p>
    <w:tbl>
      <w:tblPr>
        <w:tblStyle w:val="35"/>
        <w:tblW w:w="5000" w:type="pct"/>
        <w:jc w:val="center"/>
        <w:tblLayout w:type="fixed"/>
        <w:tblCellMar>
          <w:top w:w="0" w:type="dxa"/>
          <w:left w:w="108" w:type="dxa"/>
          <w:bottom w:w="0" w:type="dxa"/>
          <w:right w:w="108" w:type="dxa"/>
        </w:tblCellMar>
      </w:tblPr>
      <w:tblGrid>
        <w:gridCol w:w="9406"/>
      </w:tblGrid>
      <w:tr w14:paraId="7F9591B7">
        <w:tblPrEx>
          <w:tblCellMar>
            <w:top w:w="0" w:type="dxa"/>
            <w:left w:w="108" w:type="dxa"/>
            <w:bottom w:w="0" w:type="dxa"/>
            <w:right w:w="108" w:type="dxa"/>
          </w:tblCellMar>
        </w:tblPrEx>
        <w:trPr>
          <w:jc w:val="center"/>
        </w:trPr>
        <w:tc>
          <w:tcPr>
            <w:tcW w:w="9144" w:type="dxa"/>
            <w:shd w:val="clear" w:color="auto" w:fill="F2F2F2"/>
            <w:vAlign w:val="top"/>
          </w:tcPr>
          <w:p w14:paraId="100FF992">
            <w:pPr>
              <w:spacing w:before="480"/>
              <w:jc w:val="center"/>
              <w:rPr>
                <w:color w:val="auto"/>
              </w:rPr>
            </w:pPr>
            <w:r>
              <w:rPr>
                <w:rFonts w:ascii="SimSun" w:hAnsi="SimSun" w:eastAsia="宋体"/>
                <w:sz w:val="24"/>
                <w:szCs w:val="24"/>
              </w:rPr>
              <w:t>此处粘贴截图 / 架构图 / 运行效果图</w:t>
            </w:r>
          </w:p>
          <w:p w14:paraId="7836054B">
            <w:pPr>
              <w:jc w:val="center"/>
              <w:rPr>
                <w:color w:val="auto"/>
              </w:rPr>
            </w:pPr>
            <w:r>
              <w:rPr>
                <w:rFonts w:ascii="SimSun" w:hAnsi="SimSun" w:eastAsia="宋体"/>
                <w:sz w:val="24"/>
                <w:szCs w:val="24"/>
              </w:rPr>
              <w:t>要求：图像清晰，能看清关键配置、输入输出或运行结果</w:t>
            </w:r>
          </w:p>
        </w:tc>
      </w:tr>
    </w:tbl>
    <w:p w14:paraId="5F5D4F8F">
      <w:pPr>
        <w:spacing w:after="120"/>
        <w:ind w:firstLine="480"/>
        <w:jc w:val="center"/>
        <w:rPr>
          <w:color w:val="auto"/>
        </w:rPr>
      </w:pPr>
      <w:r>
        <w:rPr>
          <w:rFonts w:ascii="SimSun" w:hAnsi="SimSun" w:eastAsia="宋体"/>
          <w:sz w:val="24"/>
          <w:szCs w:val="24"/>
        </w:rPr>
        <w:t>图4.2 工作流执行过程或日志截图</w:t>
      </w:r>
    </w:p>
    <w:tbl>
      <w:tblPr>
        <w:tblStyle w:val="35"/>
        <w:tblW w:w="5000" w:type="pct"/>
        <w:jc w:val="center"/>
        <w:tblLayout w:type="fixed"/>
        <w:tblCellMar>
          <w:top w:w="0" w:type="dxa"/>
          <w:left w:w="108" w:type="dxa"/>
          <w:bottom w:w="0" w:type="dxa"/>
          <w:right w:w="108" w:type="dxa"/>
        </w:tblCellMar>
      </w:tblPr>
      <w:tblGrid>
        <w:gridCol w:w="9406"/>
      </w:tblGrid>
      <w:tr w14:paraId="01BAC846">
        <w:tblPrEx>
          <w:tblCellMar>
            <w:top w:w="0" w:type="dxa"/>
            <w:left w:w="108" w:type="dxa"/>
            <w:bottom w:w="0" w:type="dxa"/>
            <w:right w:w="108" w:type="dxa"/>
          </w:tblCellMar>
        </w:tblPrEx>
        <w:trPr>
          <w:jc w:val="center"/>
        </w:trPr>
        <w:tc>
          <w:tcPr>
            <w:tcW w:w="9144" w:type="dxa"/>
            <w:shd w:val="clear" w:color="auto" w:fill="F2F2F2"/>
            <w:vAlign w:val="top"/>
          </w:tcPr>
          <w:p w14:paraId="6158C38D">
            <w:pPr>
              <w:spacing w:before="480"/>
              <w:jc w:val="center"/>
              <w:rPr>
                <w:color w:val="auto"/>
              </w:rPr>
            </w:pPr>
            <w:r>
              <w:rPr>
                <w:rFonts w:ascii="SimSun" w:hAnsi="SimSun" w:eastAsia="宋体"/>
                <w:sz w:val="24"/>
                <w:szCs w:val="24"/>
              </w:rPr>
              <w:t>此处粘贴截图 / 架构图 / 运行效果图</w:t>
            </w:r>
          </w:p>
          <w:p w14:paraId="28388BBB">
            <w:pPr>
              <w:jc w:val="center"/>
              <w:rPr>
                <w:color w:val="auto"/>
              </w:rPr>
            </w:pPr>
            <w:r>
              <w:rPr>
                <w:rFonts w:ascii="SimSun" w:hAnsi="SimSun" w:eastAsia="宋体"/>
                <w:sz w:val="24"/>
                <w:szCs w:val="24"/>
              </w:rPr>
              <w:t>要求：图像清晰，能看清关键配置、输入输出或运行结果</w:t>
            </w:r>
          </w:p>
        </w:tc>
      </w:tr>
    </w:tbl>
    <w:p w14:paraId="27DCBA59">
      <w:pPr>
        <w:spacing w:after="120"/>
        <w:ind w:firstLine="480"/>
        <w:jc w:val="center"/>
        <w:rPr>
          <w:color w:val="auto"/>
        </w:rPr>
      </w:pPr>
      <w:r>
        <w:rPr>
          <w:rFonts w:ascii="SimSun" w:hAnsi="SimSun" w:eastAsia="宋体"/>
          <w:sz w:val="24"/>
          <w:szCs w:val="24"/>
        </w:rPr>
        <w:t>图4.3 知识库/数据库/插件调用证据截图</w:t>
      </w:r>
    </w:p>
    <w:tbl>
      <w:tblPr>
        <w:tblStyle w:val="35"/>
        <w:tblW w:w="5000" w:type="pct"/>
        <w:jc w:val="center"/>
        <w:tblLayout w:type="fixed"/>
        <w:tblCellMar>
          <w:top w:w="0" w:type="dxa"/>
          <w:left w:w="108" w:type="dxa"/>
          <w:bottom w:w="0" w:type="dxa"/>
          <w:right w:w="108" w:type="dxa"/>
        </w:tblCellMar>
      </w:tblPr>
      <w:tblGrid>
        <w:gridCol w:w="9406"/>
      </w:tblGrid>
      <w:tr w14:paraId="675EB3EA">
        <w:tblPrEx>
          <w:tblCellMar>
            <w:top w:w="0" w:type="dxa"/>
            <w:left w:w="108" w:type="dxa"/>
            <w:bottom w:w="0" w:type="dxa"/>
            <w:right w:w="108" w:type="dxa"/>
          </w:tblCellMar>
        </w:tblPrEx>
        <w:trPr>
          <w:jc w:val="center"/>
        </w:trPr>
        <w:tc>
          <w:tcPr>
            <w:tcW w:w="9144" w:type="dxa"/>
            <w:shd w:val="clear" w:color="auto" w:fill="F2F2F2"/>
            <w:vAlign w:val="top"/>
          </w:tcPr>
          <w:p w14:paraId="1D8C93D2">
            <w:pPr>
              <w:spacing w:before="480"/>
              <w:jc w:val="center"/>
              <w:rPr>
                <w:color w:val="auto"/>
              </w:rPr>
            </w:pPr>
            <w:r>
              <w:rPr>
                <w:rFonts w:ascii="SimSun" w:hAnsi="SimSun" w:eastAsia="宋体"/>
                <w:sz w:val="24"/>
                <w:szCs w:val="24"/>
              </w:rPr>
              <w:t>此处粘贴截图 / 架构图 / 运行效果图</w:t>
            </w:r>
          </w:p>
          <w:p w14:paraId="623AB2DB">
            <w:pPr>
              <w:jc w:val="center"/>
              <w:rPr>
                <w:color w:val="auto"/>
              </w:rPr>
            </w:pPr>
            <w:r>
              <w:rPr>
                <w:rFonts w:ascii="SimSun" w:hAnsi="SimSun" w:eastAsia="宋体"/>
                <w:sz w:val="24"/>
                <w:szCs w:val="24"/>
              </w:rPr>
              <w:t>要求：图像清晰，能看清关键配置、输入输出或运行结果</w:t>
            </w:r>
          </w:p>
        </w:tc>
      </w:tr>
    </w:tbl>
    <w:p w14:paraId="35D93AD6">
      <w:pPr>
        <w:spacing w:after="120"/>
        <w:ind w:firstLine="480"/>
        <w:jc w:val="center"/>
        <w:rPr>
          <w:color w:val="auto"/>
        </w:rPr>
      </w:pPr>
      <w:r>
        <w:rPr>
          <w:rFonts w:ascii="SimSun" w:hAnsi="SimSun" w:eastAsia="宋体"/>
          <w:sz w:val="24"/>
          <w:szCs w:val="24"/>
        </w:rPr>
        <w:t>图4.4 最终输出结果截图</w:t>
      </w:r>
    </w:p>
    <w:p w14:paraId="17D22918">
      <w:pPr>
        <w:spacing w:after="120" w:line="288" w:lineRule="auto"/>
        <w:ind w:firstLine="420"/>
        <w:rPr>
          <w:rFonts w:hint="eastAsia" w:ascii="宋体" w:hAnsi="宋体" w:cs="宋体"/>
          <w:color w:val="auto"/>
          <w:sz w:val="24"/>
          <w:szCs w:val="24"/>
        </w:rPr>
      </w:pPr>
      <w:r>
        <w:rPr>
          <w:rFonts w:ascii="SimSun" w:hAnsi="SimSun" w:eastAsia="宋体"/>
          <w:sz w:val="24"/>
          <w:szCs w:val="24"/>
        </w:rPr>
        <w:t>结果分析：请从准确性、完整性、稳定性、可解释性、交互体验五个方面分析演示效果。不能只写“运行成功”，应指出具体成功点和仍需优化的地方。</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269"/>
        <w:gridCol w:w="4222"/>
        <w:gridCol w:w="1763"/>
        <w:gridCol w:w="2152"/>
      </w:tblGrid>
      <w:tr w14:paraId="4F9649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48DBD907">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评价维度</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21855246">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表现说明</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51469AAD">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证据截图编号</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203DBDC0">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改进方向</w:t>
            </w:r>
          </w:p>
        </w:tc>
      </w:tr>
      <w:tr w14:paraId="213754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single" w:color="auto" w:sz="4" w:space="0"/>
              <w:left w:val="nil"/>
              <w:bottom w:val="nil"/>
              <w:right w:val="nil"/>
            </w:tcBorders>
            <w:tcMar>
              <w:top w:w="-1" w:type="dxa"/>
              <w:left w:w="-1" w:type="dxa"/>
              <w:bottom w:w="-1" w:type="dxa"/>
              <w:right w:w="-1" w:type="dxa"/>
            </w:tcMar>
            <w:vAlign w:val="top"/>
          </w:tcPr>
          <w:p w14:paraId="73EEFB0F">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准确性</w:t>
            </w:r>
          </w:p>
        </w:tc>
        <w:tc>
          <w:tcPr>
            <w:tcW w:w="2286" w:type="dxa"/>
            <w:tcBorders>
              <w:top w:val="single" w:color="auto" w:sz="4" w:space="0"/>
              <w:left w:val="nil"/>
              <w:bottom w:val="nil"/>
              <w:right w:val="nil"/>
            </w:tcBorders>
            <w:tcMar>
              <w:top w:w="-1" w:type="dxa"/>
              <w:left w:w="-1" w:type="dxa"/>
              <w:bottom w:w="-1" w:type="dxa"/>
              <w:right w:w="-1" w:type="dxa"/>
            </w:tcMar>
            <w:vAlign w:val="top"/>
          </w:tcPr>
          <w:p w14:paraId="74903367">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回答是否符合知识库资料和任务要求</w:t>
            </w:r>
          </w:p>
        </w:tc>
        <w:tc>
          <w:tcPr>
            <w:tcW w:w="2286" w:type="dxa"/>
            <w:tcBorders>
              <w:top w:val="single" w:color="auto" w:sz="4" w:space="0"/>
              <w:left w:val="nil"/>
              <w:bottom w:val="nil"/>
              <w:right w:val="nil"/>
            </w:tcBorders>
            <w:tcMar>
              <w:top w:w="-1" w:type="dxa"/>
              <w:left w:w="-1" w:type="dxa"/>
              <w:bottom w:w="-1" w:type="dxa"/>
              <w:right w:w="-1" w:type="dxa"/>
            </w:tcMar>
            <w:vAlign w:val="top"/>
          </w:tcPr>
          <w:p>
            <w:r>
              <w:rPr>
                <w:rFonts w:ascii="SimSun" w:hAnsi="SimSun" w:eastAsia="宋体"/>
                <w:sz w:val="24"/>
                <w:szCs w:val="24"/>
              </w:rPr>
              <w:t>图4.1</w:t>
            </w:r>
          </w:p>
        </w:tc>
        <w:tc>
          <w:tcPr>
            <w:tcW w:w="2286" w:type="dxa"/>
            <w:tcBorders>
              <w:top w:val="single" w:color="auto" w:sz="4" w:space="0"/>
              <w:left w:val="nil"/>
              <w:bottom w:val="nil"/>
              <w:right w:val="nil"/>
            </w:tcBorders>
            <w:tcMar>
              <w:top w:w="-1" w:type="dxa"/>
              <w:left w:w="-1" w:type="dxa"/>
              <w:bottom w:w="-1" w:type="dxa"/>
              <w:right w:w="-1" w:type="dxa"/>
            </w:tcMar>
            <w:vAlign w:val="top"/>
          </w:tcPr>
          <w:p>
            <w:r>
              <w:rPr>
                <w:rFonts w:ascii="SimSun" w:hAnsi="SimSun" w:eastAsia="宋体"/>
                <w:sz w:val="24"/>
                <w:szCs w:val="24"/>
              </w:rPr>
              <w:t>资料未载明</w:t>
            </w:r>
          </w:p>
        </w:tc>
      </w:tr>
      <w:tr w14:paraId="3D1E7F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2C923FC2">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完整性</w:t>
            </w:r>
          </w:p>
        </w:tc>
        <w:tc>
          <w:tcPr>
            <w:tcW w:w="2286" w:type="dxa"/>
            <w:tcBorders>
              <w:top w:val="nil"/>
              <w:left w:val="nil"/>
              <w:bottom w:val="nil"/>
              <w:right w:val="nil"/>
            </w:tcBorders>
            <w:tcMar>
              <w:top w:w="-1" w:type="dxa"/>
              <w:left w:w="-1" w:type="dxa"/>
              <w:bottom w:w="-1" w:type="dxa"/>
              <w:right w:w="-1" w:type="dxa"/>
            </w:tcMar>
            <w:vAlign w:val="top"/>
          </w:tcPr>
          <w:p w14:paraId="3AF666AF">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是否完成了用户任务的全部环节</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图4.2</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资料未载明</w:t>
            </w:r>
          </w:p>
        </w:tc>
      </w:tr>
      <w:tr w14:paraId="02320F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0FF49F6A">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稳定性</w:t>
            </w:r>
          </w:p>
        </w:tc>
        <w:tc>
          <w:tcPr>
            <w:tcW w:w="2286" w:type="dxa"/>
            <w:tcBorders>
              <w:top w:val="nil"/>
              <w:left w:val="nil"/>
              <w:bottom w:val="nil"/>
              <w:right w:val="nil"/>
            </w:tcBorders>
            <w:tcMar>
              <w:top w:w="-1" w:type="dxa"/>
              <w:left w:w="-1" w:type="dxa"/>
              <w:bottom w:w="-1" w:type="dxa"/>
              <w:right w:w="-1" w:type="dxa"/>
            </w:tcMar>
            <w:vAlign w:val="top"/>
          </w:tcPr>
          <w:p w14:paraId="5B1685B6">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多次测试是否能得到稳定结果</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图4.3</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资料未载明</w:t>
            </w:r>
          </w:p>
        </w:tc>
      </w:tr>
      <w:tr w14:paraId="1D4112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1479119F">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可解释性</w:t>
            </w:r>
          </w:p>
        </w:tc>
        <w:tc>
          <w:tcPr>
            <w:tcW w:w="2286" w:type="dxa"/>
            <w:tcBorders>
              <w:top w:val="nil"/>
              <w:left w:val="nil"/>
              <w:bottom w:val="nil"/>
              <w:right w:val="nil"/>
            </w:tcBorders>
            <w:tcMar>
              <w:top w:w="-1" w:type="dxa"/>
              <w:left w:w="-1" w:type="dxa"/>
              <w:bottom w:w="-1" w:type="dxa"/>
              <w:right w:w="-1" w:type="dxa"/>
            </w:tcMar>
            <w:vAlign w:val="top"/>
          </w:tcPr>
          <w:p w14:paraId="61834210">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是否展示依据、步骤或调用结果</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资料未载明</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资料未载明</w:t>
            </w:r>
          </w:p>
        </w:tc>
      </w:tr>
      <w:tr w14:paraId="1846F9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single" w:color="auto" w:sz="12" w:space="0"/>
              <w:right w:val="nil"/>
            </w:tcBorders>
            <w:tcMar>
              <w:top w:w="-1" w:type="dxa"/>
              <w:left w:w="-1" w:type="dxa"/>
              <w:bottom w:w="-1" w:type="dxa"/>
              <w:right w:w="-1" w:type="dxa"/>
            </w:tcMar>
            <w:vAlign w:val="top"/>
          </w:tcPr>
          <w:p w14:paraId="2A0B7424">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交互体验</w:t>
            </w:r>
          </w:p>
        </w:tc>
        <w:tc>
          <w:tcPr>
            <w:tcW w:w="2286" w:type="dxa"/>
            <w:tcBorders>
              <w:top w:val="nil"/>
              <w:left w:val="nil"/>
              <w:bottom w:val="single" w:color="auto" w:sz="12" w:space="0"/>
              <w:right w:val="nil"/>
            </w:tcBorders>
            <w:tcMar>
              <w:top w:w="-1" w:type="dxa"/>
              <w:left w:w="-1" w:type="dxa"/>
              <w:bottom w:w="-1" w:type="dxa"/>
              <w:right w:w="-1" w:type="dxa"/>
            </w:tcMar>
            <w:vAlign w:val="top"/>
          </w:tcPr>
          <w:p w14:paraId="4290D282">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是否能追问、澄清、引导用户完成任务</w:t>
            </w:r>
          </w:p>
        </w:tc>
        <w:tc>
          <w:tcPr>
            <w:tcW w:w="2286" w:type="dxa"/>
            <w:tcBorders>
              <w:top w:val="nil"/>
              <w:left w:val="nil"/>
              <w:bottom w:val="single" w:color="auto" w:sz="12" w:space="0"/>
              <w:right w:val="nil"/>
            </w:tcBorders>
            <w:tcMar>
              <w:top w:w="-1" w:type="dxa"/>
              <w:left w:w="-1" w:type="dxa"/>
              <w:bottom w:w="-1" w:type="dxa"/>
              <w:right w:w="-1" w:type="dxa"/>
            </w:tcMar>
            <w:vAlign w:val="top"/>
          </w:tcPr>
          <w:p>
            <w:r>
              <w:rPr>
                <w:rFonts w:ascii="SimSun" w:hAnsi="SimSun" w:eastAsia="宋体"/>
                <w:sz w:val="24"/>
                <w:szCs w:val="24"/>
              </w:rPr>
              <w:t>资料未载明</w:t>
            </w:r>
          </w:p>
        </w:tc>
        <w:tc>
          <w:tcPr>
            <w:tcW w:w="2286" w:type="dxa"/>
            <w:tcBorders>
              <w:top w:val="nil"/>
              <w:left w:val="nil"/>
              <w:bottom w:val="single" w:color="auto" w:sz="12" w:space="0"/>
              <w:right w:val="nil"/>
            </w:tcBorders>
            <w:tcMar>
              <w:top w:w="-1" w:type="dxa"/>
              <w:left w:w="-1" w:type="dxa"/>
              <w:bottom w:w="-1" w:type="dxa"/>
              <w:right w:w="-1" w:type="dxa"/>
            </w:tcMar>
            <w:vAlign w:val="top"/>
          </w:tcPr>
          <w:p>
            <w:r>
              <w:rPr>
                <w:rFonts w:ascii="SimSun" w:hAnsi="SimSun" w:eastAsia="宋体"/>
                <w:sz w:val="24"/>
                <w:szCs w:val="24"/>
              </w:rPr>
              <w:t>优化LLM分析JSON鲁棒性</w:t>
            </w:r>
          </w:p>
        </w:tc>
      </w:tr>
    </w:tbl>
    <w:p w14:paraId="463A00C0">
      <w:pPr>
        <w:rPr>
          <w:color w:val="auto"/>
        </w:rPr>
      </w:pPr>
    </w:p>
    <w:p w14:paraId="2BD530DE">
      <w:pPr>
        <w:rPr>
          <w:rFonts w:ascii="Times New Roman" w:hAnsi="Times New Roman" w:eastAsia="黑体"/>
          <w:color w:val="auto"/>
        </w:rPr>
      </w:pPr>
      <w:bookmarkStart w:id="21" w:name="_Toc27268"/>
      <w:r>
        <w:rPr>
          <w:rFonts w:ascii="SimSun" w:hAnsi="SimSun" w:eastAsia="宋体"/>
          <w:sz w:val="24"/>
          <w:szCs w:val="24"/>
        </w:rPr>
        <w:br w:type="page"/>
      </w:r>
    </w:p>
    <w:p w14:paraId="0CFFA4FE">
      <w:pPr>
        <w:pStyle w:val="3"/>
        <w:jc w:val="center"/>
        <w:rPr>
          <w:color w:val="auto"/>
        </w:rPr>
      </w:pPr>
      <w:r>
        <w:rPr>
          <w:rFonts w:ascii="SimSun" w:hAnsi="SimSun" w:eastAsia="宋体"/>
          <w:sz w:val="30"/>
          <w:szCs w:val="30"/>
          <w:b/>
          <w:bCs/>
        </w:rPr>
        <w:t>第5章 项目评价、创新与改进</w:t>
      </w:r>
      <w:bookmarkEnd w:id="21"/>
    </w:p>
    <w:p w14:paraId="30B8D06D">
      <w:pPr>
        <w:pStyle w:val="4"/>
        <w:jc w:val="left"/>
        <w:rPr>
          <w:color w:val="auto"/>
        </w:rPr>
      </w:pPr>
      <w:bookmarkStart w:id="22" w:name="_Toc24955"/>
      <w:r>
        <w:rPr>
          <w:rFonts w:ascii="SimSun" w:hAnsi="SimSun" w:eastAsia="宋体"/>
          <w:sz w:val="28"/>
          <w:szCs w:val="28"/>
          <w:b/>
          <w:bCs/>
        </w:rPr>
        <w:t>5.1 项目完成度自评</w:t>
      </w:r>
      <w:bookmarkEnd w:id="22"/>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4195"/>
        <w:gridCol w:w="2734"/>
        <w:gridCol w:w="2477"/>
      </w:tblGrid>
      <w:tr w14:paraId="154469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048"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0590318E">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检查项</w:t>
            </w:r>
          </w:p>
        </w:tc>
        <w:tc>
          <w:tcPr>
            <w:tcW w:w="3048"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215F8C7A">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达成情况</w:t>
            </w:r>
          </w:p>
        </w:tc>
        <w:tc>
          <w:tcPr>
            <w:tcW w:w="3048"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0522CE60">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证据位置</w:t>
            </w:r>
          </w:p>
        </w:tc>
      </w:tr>
      <w:tr w14:paraId="219FF4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single" w:color="auto" w:sz="4" w:space="0"/>
              <w:left w:val="nil"/>
              <w:bottom w:val="nil"/>
              <w:right w:val="nil"/>
            </w:tcBorders>
            <w:tcMar>
              <w:top w:w="-1" w:type="dxa"/>
              <w:left w:w="-1" w:type="dxa"/>
              <w:bottom w:w="-1" w:type="dxa"/>
              <w:right w:w="-1" w:type="dxa"/>
            </w:tcMar>
            <w:vAlign w:val="top"/>
          </w:tcPr>
          <w:p w14:paraId="0B2EF3B6">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智能体有明确角色设定和系统提示词</w:t>
            </w:r>
          </w:p>
        </w:tc>
        <w:tc>
          <w:tcPr>
            <w:tcW w:w="3048" w:type="dxa"/>
            <w:tcBorders>
              <w:top w:val="single" w:color="auto" w:sz="4" w:space="0"/>
              <w:left w:val="nil"/>
              <w:bottom w:val="nil"/>
              <w:right w:val="nil"/>
            </w:tcBorders>
            <w:tcMar>
              <w:top w:w="-1" w:type="dxa"/>
              <w:left w:w="-1" w:type="dxa"/>
              <w:bottom w:w="-1" w:type="dxa"/>
              <w:right w:w="-1" w:type="dxa"/>
            </w:tcMar>
            <w:vAlign w:val="top"/>
          </w:tcPr>
          <w:p w14:paraId="16C09A80">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已完成/部分完成/未完成</w:t>
            </w:r>
          </w:p>
        </w:tc>
        <w:tc>
          <w:tcPr>
            <w:tcW w:w="3048" w:type="dxa"/>
            <w:tcBorders>
              <w:top w:val="single" w:color="auto" w:sz="4" w:space="0"/>
              <w:left w:val="nil"/>
              <w:bottom w:val="nil"/>
              <w:right w:val="nil"/>
            </w:tcBorders>
            <w:tcMar>
              <w:top w:w="-1" w:type="dxa"/>
              <w:left w:w="-1" w:type="dxa"/>
              <w:bottom w:w="-1" w:type="dxa"/>
              <w:right w:w="-1" w:type="dxa"/>
            </w:tcMar>
            <w:vAlign w:val="top"/>
          </w:tcPr>
          <w:p w14:paraId="25FEAFDD">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第3.1节，图3.1</w:t>
            </w:r>
          </w:p>
        </w:tc>
      </w:tr>
      <w:tr w14:paraId="506E19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nil"/>
              <w:right w:val="nil"/>
            </w:tcBorders>
            <w:tcMar>
              <w:top w:w="-1" w:type="dxa"/>
              <w:left w:w="-1" w:type="dxa"/>
              <w:bottom w:w="-1" w:type="dxa"/>
              <w:right w:w="-1" w:type="dxa"/>
            </w:tcMar>
            <w:vAlign w:val="top"/>
          </w:tcPr>
          <w:p w14:paraId="3902312A">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工作流可运行且包含关键节点</w:t>
            </w:r>
          </w:p>
        </w:tc>
        <w:tc>
          <w:tcPr>
            <w:tcW w:w="3048" w:type="dxa"/>
            <w:tcBorders>
              <w:top w:val="nil"/>
              <w:left w:val="nil"/>
              <w:bottom w:val="nil"/>
              <w:right w:val="nil"/>
            </w:tcBorders>
            <w:tcMar>
              <w:top w:w="-1" w:type="dxa"/>
              <w:left w:w="-1" w:type="dxa"/>
              <w:bottom w:w="-1" w:type="dxa"/>
              <w:right w:w="-1" w:type="dxa"/>
            </w:tcMar>
            <w:vAlign w:val="top"/>
          </w:tcPr>
          <w:p w14:paraId="4FD3C133">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已完成/部分完成/未完成</w:t>
            </w:r>
          </w:p>
        </w:tc>
        <w:tc>
          <w:tcPr>
            <w:tcW w:w="3048" w:type="dxa"/>
            <w:tcBorders>
              <w:top w:val="nil"/>
              <w:left w:val="nil"/>
              <w:bottom w:val="nil"/>
              <w:right w:val="nil"/>
            </w:tcBorders>
            <w:tcMar>
              <w:top w:w="-1" w:type="dxa"/>
              <w:left w:w="-1" w:type="dxa"/>
              <w:bottom w:w="-1" w:type="dxa"/>
              <w:right w:w="-1" w:type="dxa"/>
            </w:tcMar>
            <w:vAlign w:val="top"/>
          </w:tcPr>
          <w:p w14:paraId="701BAC44">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第3.2节，图3.2—3.3</w:t>
            </w:r>
          </w:p>
        </w:tc>
      </w:tr>
      <w:tr w14:paraId="36432C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nil"/>
              <w:right w:val="nil"/>
            </w:tcBorders>
            <w:tcMar>
              <w:top w:w="-1" w:type="dxa"/>
              <w:left w:w="-1" w:type="dxa"/>
              <w:bottom w:w="-1" w:type="dxa"/>
              <w:right w:w="-1" w:type="dxa"/>
            </w:tcMar>
            <w:vAlign w:val="top"/>
          </w:tcPr>
          <w:p w14:paraId="1DB21DAD">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数据库能完成至少一次读写或查询</w:t>
            </w:r>
          </w:p>
        </w:tc>
        <w:tc>
          <w:tcPr>
            <w:tcW w:w="3048" w:type="dxa"/>
            <w:tcBorders>
              <w:top w:val="nil"/>
              <w:left w:val="nil"/>
              <w:bottom w:val="nil"/>
              <w:right w:val="nil"/>
            </w:tcBorders>
            <w:tcMar>
              <w:top w:w="-1" w:type="dxa"/>
              <w:left w:w="-1" w:type="dxa"/>
              <w:bottom w:w="-1" w:type="dxa"/>
              <w:right w:w="-1" w:type="dxa"/>
            </w:tcMar>
            <w:vAlign w:val="top"/>
          </w:tcPr>
          <w:p w14:paraId="296D4356">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已完成/部分完成/未完成</w:t>
            </w:r>
          </w:p>
        </w:tc>
        <w:tc>
          <w:tcPr>
            <w:tcW w:w="3048" w:type="dxa"/>
            <w:tcBorders>
              <w:top w:val="nil"/>
              <w:left w:val="nil"/>
              <w:bottom w:val="nil"/>
              <w:right w:val="nil"/>
            </w:tcBorders>
            <w:tcMar>
              <w:top w:w="-1" w:type="dxa"/>
              <w:left w:w="-1" w:type="dxa"/>
              <w:bottom w:w="-1" w:type="dxa"/>
              <w:right w:w="-1" w:type="dxa"/>
            </w:tcMar>
            <w:vAlign w:val="top"/>
          </w:tcPr>
          <w:p w14:paraId="74858423">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第3.3节，图3.4—3.5</w:t>
            </w:r>
          </w:p>
        </w:tc>
      </w:tr>
      <w:tr w14:paraId="0F944F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nil"/>
              <w:right w:val="nil"/>
            </w:tcBorders>
            <w:tcMar>
              <w:top w:w="-1" w:type="dxa"/>
              <w:left w:w="-1" w:type="dxa"/>
              <w:bottom w:w="-1" w:type="dxa"/>
              <w:right w:w="-1" w:type="dxa"/>
            </w:tcMar>
            <w:vAlign w:val="top"/>
          </w:tcPr>
          <w:p w14:paraId="795F4EBE">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知识库能被检索并支撑回答</w:t>
            </w:r>
          </w:p>
        </w:tc>
        <w:tc>
          <w:tcPr>
            <w:tcW w:w="3048" w:type="dxa"/>
            <w:tcBorders>
              <w:top w:val="nil"/>
              <w:left w:val="nil"/>
              <w:bottom w:val="nil"/>
              <w:right w:val="nil"/>
            </w:tcBorders>
            <w:tcMar>
              <w:top w:w="-1" w:type="dxa"/>
              <w:left w:w="-1" w:type="dxa"/>
              <w:bottom w:w="-1" w:type="dxa"/>
              <w:right w:w="-1" w:type="dxa"/>
            </w:tcMar>
            <w:vAlign w:val="top"/>
          </w:tcPr>
          <w:p w14:paraId="69277179">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已完成/部分完成/未完成</w:t>
            </w:r>
          </w:p>
        </w:tc>
        <w:tc>
          <w:tcPr>
            <w:tcW w:w="3048" w:type="dxa"/>
            <w:tcBorders>
              <w:top w:val="nil"/>
              <w:left w:val="nil"/>
              <w:bottom w:val="nil"/>
              <w:right w:val="nil"/>
            </w:tcBorders>
            <w:tcMar>
              <w:top w:w="-1" w:type="dxa"/>
              <w:left w:w="-1" w:type="dxa"/>
              <w:bottom w:w="-1" w:type="dxa"/>
              <w:right w:w="-1" w:type="dxa"/>
            </w:tcMar>
            <w:vAlign w:val="top"/>
          </w:tcPr>
          <w:p w14:paraId="01FB5576">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第3.4节，图3.6—3.7</w:t>
            </w:r>
          </w:p>
        </w:tc>
      </w:tr>
      <w:tr w14:paraId="10404B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nil"/>
              <w:right w:val="nil"/>
            </w:tcBorders>
            <w:tcMar>
              <w:top w:w="-1" w:type="dxa"/>
              <w:left w:w="-1" w:type="dxa"/>
              <w:bottom w:w="-1" w:type="dxa"/>
              <w:right w:w="-1" w:type="dxa"/>
            </w:tcMar>
            <w:vAlign w:val="top"/>
          </w:tcPr>
          <w:p w14:paraId="4E00CD25">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至少调用一种插件或外部工具</w:t>
            </w:r>
          </w:p>
        </w:tc>
        <w:tc>
          <w:tcPr>
            <w:tcW w:w="3048" w:type="dxa"/>
            <w:tcBorders>
              <w:top w:val="nil"/>
              <w:left w:val="nil"/>
              <w:bottom w:val="nil"/>
              <w:right w:val="nil"/>
            </w:tcBorders>
            <w:tcMar>
              <w:top w:w="-1" w:type="dxa"/>
              <w:left w:w="-1" w:type="dxa"/>
              <w:bottom w:w="-1" w:type="dxa"/>
              <w:right w:w="-1" w:type="dxa"/>
            </w:tcMar>
            <w:vAlign w:val="top"/>
          </w:tcPr>
          <w:p w14:paraId="59927D02">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已完成/部分完成/未完成</w:t>
            </w:r>
          </w:p>
        </w:tc>
        <w:tc>
          <w:tcPr>
            <w:tcW w:w="3048" w:type="dxa"/>
            <w:tcBorders>
              <w:top w:val="nil"/>
              <w:left w:val="nil"/>
              <w:bottom w:val="nil"/>
              <w:right w:val="nil"/>
            </w:tcBorders>
            <w:tcMar>
              <w:top w:w="-1" w:type="dxa"/>
              <w:left w:w="-1" w:type="dxa"/>
              <w:bottom w:w="-1" w:type="dxa"/>
              <w:right w:w="-1" w:type="dxa"/>
            </w:tcMar>
            <w:vAlign w:val="top"/>
          </w:tcPr>
          <w:p w14:paraId="233CF40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第3.5节，图3.8—3.9</w:t>
            </w:r>
          </w:p>
        </w:tc>
      </w:tr>
      <w:tr w14:paraId="053D30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nil"/>
              <w:right w:val="nil"/>
            </w:tcBorders>
            <w:tcMar>
              <w:top w:w="-1" w:type="dxa"/>
              <w:left w:w="-1" w:type="dxa"/>
              <w:bottom w:w="-1" w:type="dxa"/>
              <w:right w:w="-1" w:type="dxa"/>
            </w:tcMar>
            <w:vAlign w:val="top"/>
          </w:tcPr>
          <w:p w14:paraId="1AC1C0F8">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完整演示用例能端到端运行</w:t>
            </w:r>
          </w:p>
        </w:tc>
        <w:tc>
          <w:tcPr>
            <w:tcW w:w="3048" w:type="dxa"/>
            <w:tcBorders>
              <w:top w:val="nil"/>
              <w:left w:val="nil"/>
              <w:bottom w:val="nil"/>
              <w:right w:val="nil"/>
            </w:tcBorders>
            <w:tcMar>
              <w:top w:w="-1" w:type="dxa"/>
              <w:left w:w="-1" w:type="dxa"/>
              <w:bottom w:w="-1" w:type="dxa"/>
              <w:right w:w="-1" w:type="dxa"/>
            </w:tcMar>
            <w:vAlign w:val="top"/>
          </w:tcPr>
          <w:p w14:paraId="40C70E18">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已完成/部分完成/未完成</w:t>
            </w:r>
          </w:p>
        </w:tc>
        <w:tc>
          <w:tcPr>
            <w:tcW w:w="3048" w:type="dxa"/>
            <w:tcBorders>
              <w:top w:val="nil"/>
              <w:left w:val="nil"/>
              <w:bottom w:val="nil"/>
              <w:right w:val="nil"/>
            </w:tcBorders>
            <w:tcMar>
              <w:top w:w="-1" w:type="dxa"/>
              <w:left w:w="-1" w:type="dxa"/>
              <w:bottom w:w="-1" w:type="dxa"/>
              <w:right w:w="-1" w:type="dxa"/>
            </w:tcMar>
            <w:vAlign w:val="top"/>
          </w:tcPr>
          <w:p w14:paraId="754431C6">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第4章</w:t>
            </w:r>
          </w:p>
        </w:tc>
      </w:tr>
      <w:tr w14:paraId="2B1669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single" w:color="auto" w:sz="12" w:space="0"/>
              <w:right w:val="nil"/>
            </w:tcBorders>
            <w:tcMar>
              <w:top w:w="-1" w:type="dxa"/>
              <w:left w:w="-1" w:type="dxa"/>
              <w:bottom w:w="-1" w:type="dxa"/>
              <w:right w:w="-1" w:type="dxa"/>
            </w:tcMar>
            <w:vAlign w:val="top"/>
          </w:tcPr>
          <w:p w14:paraId="43EE091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报告材料完整、截图清晰、链接可访问</w:t>
            </w:r>
          </w:p>
        </w:tc>
        <w:tc>
          <w:tcPr>
            <w:tcW w:w="3048" w:type="dxa"/>
            <w:tcBorders>
              <w:top w:val="nil"/>
              <w:left w:val="nil"/>
              <w:bottom w:val="single" w:color="auto" w:sz="12" w:space="0"/>
              <w:right w:val="nil"/>
            </w:tcBorders>
            <w:tcMar>
              <w:top w:w="-1" w:type="dxa"/>
              <w:left w:w="-1" w:type="dxa"/>
              <w:bottom w:w="-1" w:type="dxa"/>
              <w:right w:w="-1" w:type="dxa"/>
            </w:tcMar>
            <w:vAlign w:val="top"/>
          </w:tcPr>
          <w:p w14:paraId="428F22DA">
            <w:pPr>
              <w:snapToGrid w:val="0"/>
              <w:spacing w:line="240" w:lineRule="auto"/>
              <w:ind w:left="0" w:leftChars="0" w:right="0" w:rightChars="0" w:firstLine="0" w:firstLineChars="0"/>
              <w:jc w:val="left"/>
              <w:rPr>
                <w:rFonts w:ascii="Times New Roman" w:eastAsia="宋体"/>
                <w:color w:val="auto"/>
                <w:sz w:val="19"/>
              </w:rPr>
            </w:pPr>
            <w:r>
              <w:rPr>
                <w:rFonts w:ascii="SimSun" w:hAnsi="SimSun" w:eastAsia="宋体"/>
                <w:sz w:val="24"/>
                <w:szCs w:val="24"/>
              </w:rPr>
              <w:t>已完成/部分完成/未完成</w:t>
            </w:r>
          </w:p>
        </w:tc>
        <w:tc>
          <w:tcPr>
            <w:tcW w:w="3048" w:type="dxa"/>
            <w:tcBorders>
              <w:top w:val="nil"/>
              <w:left w:val="nil"/>
              <w:bottom w:val="single" w:color="auto" w:sz="12" w:space="0"/>
              <w:right w:val="nil"/>
            </w:tcBorders>
            <w:tcMar>
              <w:top w:w="-1" w:type="dxa"/>
              <w:left w:w="-1" w:type="dxa"/>
              <w:bottom w:w="-1" w:type="dxa"/>
              <w:right w:w="-1" w:type="dxa"/>
            </w:tcMar>
            <w:vAlign w:val="top"/>
          </w:tcPr>
          <w:p w14:paraId="0531CC13">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附录A</w:t>
            </w:r>
          </w:p>
        </w:tc>
      </w:tr>
    </w:tbl>
    <w:p w14:paraId="0FCA3588">
      <w:pPr>
        <w:rPr>
          <w:color w:val="auto"/>
        </w:rPr>
      </w:pPr>
    </w:p>
    <w:p w14:paraId="5E6FDC7C">
      <w:pPr>
        <w:pStyle w:val="4"/>
        <w:jc w:val="left"/>
        <w:rPr>
          <w:color w:val="auto"/>
        </w:rPr>
      </w:pPr>
      <w:bookmarkStart w:id="23" w:name="_Toc28800"/>
      <w:r>
        <w:rPr>
          <w:rFonts w:ascii="SimSun" w:hAnsi="SimSun" w:eastAsia="宋体"/>
          <w:sz w:val="28"/>
          <w:szCs w:val="28"/>
          <w:b/>
          <w:bCs/>
        </w:rPr>
        <w:t>5.2 创新点与应用价值</w:t>
      </w:r>
      <w:bookmarkEnd w:id="23"/>
    </w:p>
    <w:p w14:paraId="3AB0BFAE">
      <w:pPr>
        <w:spacing w:after="120" w:line="288" w:lineRule="auto"/>
        <w:ind w:firstLine="420"/>
        <w:rPr>
          <w:rFonts w:hint="eastAsia" w:ascii="宋体" w:hAnsi="宋体" w:cs="宋体"/>
          <w:color w:val="auto"/>
          <w:sz w:val="24"/>
          <w:szCs w:val="24"/>
        </w:rPr>
      </w:pPr>
      <w:r>
        <w:rPr>
          <w:rFonts w:ascii="SimSun" w:hAnsi="SimSun" w:eastAsia="宋体"/>
          <w:sz w:val="24"/>
          <w:szCs w:val="24"/>
        </w:rPr>
        <w:t>从场景创新、交互创新、工作流设计、知识库组织、数据管理、插件融合、用户体验等角度总结项目亮点。建议写2—3个创新点，每个创新点配套说明实现方式和效果证据。</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318"/>
        <w:gridCol w:w="3544"/>
        <w:gridCol w:w="3544"/>
      </w:tblGrid>
      <w:tr w14:paraId="0B047C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048"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614FBD5B">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创新点</w:t>
            </w:r>
          </w:p>
        </w:tc>
        <w:tc>
          <w:tcPr>
            <w:tcW w:w="3048"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7E371E70">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实现方式</w:t>
            </w:r>
          </w:p>
        </w:tc>
        <w:tc>
          <w:tcPr>
            <w:tcW w:w="3048"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DC8E64D">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应用价值/效果证据</w:t>
            </w:r>
          </w:p>
        </w:tc>
      </w:tr>
      <w:tr w14:paraId="28A2B4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single" w:color="auto" w:sz="4" w:space="0"/>
              <w:left w:val="nil"/>
              <w:bottom w:val="nil"/>
              <w:right w:val="nil"/>
            </w:tcBorders>
            <w:tcMar>
              <w:top w:w="-1" w:type="dxa"/>
              <w:left w:w="-1" w:type="dxa"/>
              <w:bottom w:w="-1" w:type="dxa"/>
              <w:right w:w="-1" w:type="dxa"/>
            </w:tcMar>
            <w:vAlign w:val="top"/>
          </w:tcPr>
          <w:p w14:paraId="0D7EC6F2">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创新点1：________</w:t>
            </w:r>
          </w:p>
        </w:tc>
        <w:tc>
          <w:tcPr>
            <w:tcW w:w="3048" w:type="dxa"/>
            <w:tcBorders>
              <w:top w:val="single" w:color="auto" w:sz="4" w:space="0"/>
              <w:left w:val="nil"/>
              <w:bottom w:val="nil"/>
              <w:right w:val="nil"/>
            </w:tcBorders>
            <w:tcMar>
              <w:top w:w="-1" w:type="dxa"/>
              <w:left w:w="-1" w:type="dxa"/>
              <w:bottom w:w="-1" w:type="dxa"/>
              <w:right w:w="-1" w:type="dxa"/>
            </w:tcMar>
            <w:vAlign w:val="top"/>
          </w:tcPr>
          <w:p>
            <w:r>
              <w:rPr>
                <w:rFonts w:ascii="SimSun" w:hAnsi="SimSun" w:eastAsia="宋体"/>
                <w:sz w:val="24"/>
                <w:szCs w:val="24"/>
              </w:rPr>
              <w:t>锚点扫描与LLM JSON分析，将长文档拆解为段落与单元格粒度任务，实现Word格式无损回填。</w:t>
            </w:r>
          </w:p>
        </w:tc>
        <w:tc>
          <w:tcPr>
            <w:tcW w:w="3048" w:type="dxa"/>
            <w:tcBorders>
              <w:top w:val="single" w:color="auto" w:sz="4" w:space="0"/>
              <w:left w:val="nil"/>
              <w:bottom w:val="nil"/>
              <w:right w:val="nil"/>
            </w:tcBorders>
            <w:tcMar>
              <w:top w:w="-1" w:type="dxa"/>
              <w:left w:w="-1" w:type="dxa"/>
              <w:bottom w:w="-1" w:type="dxa"/>
              <w:right w:w="-1" w:type="dxa"/>
            </w:tcMar>
            <w:vAlign w:val="top"/>
          </w:tcPr>
          <w:p>
            <w:r>
              <w:rPr>
                <w:rFonts w:ascii="SimSun" w:hAnsi="SimSun" w:eastAsia="宋体"/>
                <w:sz w:val="24"/>
                <w:szCs w:val="24"/>
              </w:rPr>
              <w:t>极大提升交付物可用性；生成附带调用依据与路由日志，流式输出降低等待焦虑。</w:t>
            </w:r>
          </w:p>
        </w:tc>
      </w:tr>
      <w:tr w14:paraId="4602CE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nil"/>
              <w:right w:val="nil"/>
            </w:tcBorders>
            <w:tcMar>
              <w:top w:w="-1" w:type="dxa"/>
              <w:left w:w="-1" w:type="dxa"/>
              <w:bottom w:w="-1" w:type="dxa"/>
              <w:right w:w="-1" w:type="dxa"/>
            </w:tcMar>
            <w:vAlign w:val="top"/>
          </w:tcPr>
          <w:p w14:paraId="2D81F986">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创新点2：________</w:t>
            </w:r>
          </w:p>
        </w:tc>
        <w:tc>
          <w:tcPr>
            <w:tcW w:w="3048"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基于估算相似度智能决策是否启用联网，实时暴露路由依据</w:t>
            </w:r>
          </w:p>
        </w:tc>
        <w:tc>
          <w:tcPr>
            <w:tcW w:w="3048"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生成过程白盒化，满足合规审计需求</w:t>
            </w:r>
          </w:p>
        </w:tc>
      </w:tr>
      <w:tr w14:paraId="48F044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48" w:type="dxa"/>
            <w:tcBorders>
              <w:top w:val="nil"/>
              <w:left w:val="nil"/>
              <w:bottom w:val="single" w:color="auto" w:sz="12" w:space="0"/>
              <w:right w:val="nil"/>
            </w:tcBorders>
            <w:tcMar>
              <w:top w:w="-1" w:type="dxa"/>
              <w:left w:w="-1" w:type="dxa"/>
              <w:bottom w:w="-1" w:type="dxa"/>
              <w:right w:w="-1" w:type="dxa"/>
            </w:tcMar>
            <w:vAlign w:val="top"/>
          </w:tcPr>
          <w:p w14:paraId="58BF7A76">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创新点3：________</w:t>
            </w:r>
          </w:p>
        </w:tc>
        <w:tc>
          <w:tcPr>
            <w:tcW w:w="3048" w:type="dxa"/>
            <w:tcBorders>
              <w:top w:val="nil"/>
              <w:left w:val="nil"/>
              <w:bottom w:val="single" w:color="auto" w:sz="12" w:space="0"/>
              <w:right w:val="nil"/>
            </w:tcBorders>
            <w:tcMar>
              <w:top w:w="-1" w:type="dxa"/>
              <w:left w:w="-1" w:type="dxa"/>
              <w:bottom w:w="-1" w:type="dxa"/>
              <w:right w:w="-1" w:type="dxa"/>
            </w:tcMar>
            <w:vAlign w:val="top"/>
          </w:tcPr>
          <w:p>
            <w:r>
              <w:rPr>
                <w:rFonts w:ascii="SimSun" w:hAnsi="SimSun" w:eastAsia="宋体"/>
                <w:sz w:val="24"/>
                <w:szCs w:val="24"/>
              </w:rPr>
              <w:t>资料未载明</w:t>
            </w:r>
          </w:p>
        </w:tc>
        <w:tc>
          <w:tcPr>
            <w:tcW w:w="3048" w:type="dxa"/>
            <w:tcBorders>
              <w:top w:val="nil"/>
              <w:left w:val="nil"/>
              <w:bottom w:val="single" w:color="auto" w:sz="12" w:space="0"/>
              <w:right w:val="nil"/>
            </w:tcBorders>
            <w:tcMar>
              <w:top w:w="-1" w:type="dxa"/>
              <w:left w:w="-1" w:type="dxa"/>
              <w:bottom w:w="-1" w:type="dxa"/>
              <w:right w:w="-1" w:type="dxa"/>
            </w:tcMar>
            <w:vAlign w:val="top"/>
          </w:tcPr>
          <w:p>
            <w:r>
              <w:rPr>
                <w:rFonts w:ascii="SimSun" w:hAnsi="SimSun" w:eastAsia="宋体"/>
                <w:sz w:val="24"/>
                <w:szCs w:val="24"/>
              </w:rPr>
              <w:t>资料未载明</w:t>
            </w:r>
          </w:p>
        </w:tc>
      </w:tr>
    </w:tbl>
    <w:p w14:paraId="33EA9431">
      <w:pPr>
        <w:rPr>
          <w:color w:val="auto"/>
        </w:rPr>
      </w:pPr>
    </w:p>
    <w:p w14:paraId="18677629">
      <w:pPr>
        <w:pStyle w:val="4"/>
        <w:jc w:val="left"/>
        <w:rPr>
          <w:color w:val="auto"/>
        </w:rPr>
      </w:pPr>
      <w:bookmarkStart w:id="24" w:name="_Toc28126"/>
      <w:r>
        <w:rPr>
          <w:rFonts w:ascii="SimSun" w:hAnsi="SimSun" w:eastAsia="宋体"/>
          <w:sz w:val="28"/>
          <w:szCs w:val="28"/>
          <w:b/>
          <w:bCs/>
        </w:rPr>
        <w:t>5.3 不足与后续改进</w:t>
      </w:r>
      <w:bookmarkEnd w:id="24"/>
    </w:p>
    <w:p w14:paraId="75443FC2">
      <w:pPr>
        <w:spacing w:after="120" w:line="288" w:lineRule="auto"/>
        <w:ind w:firstLine="420"/>
        <w:rPr>
          <w:rFonts w:hint="eastAsia" w:ascii="宋体" w:hAnsi="宋体" w:cs="宋体"/>
          <w:color w:val="auto"/>
          <w:sz w:val="24"/>
          <w:szCs w:val="24"/>
        </w:rPr>
      </w:pPr>
      <w:r>
        <w:rPr>
          <w:rFonts w:ascii="SimSun" w:hAnsi="SimSun" w:eastAsia="宋体"/>
          <w:sz w:val="24"/>
          <w:szCs w:val="24"/>
        </w:rPr>
        <w:t>客观分析不足，不要只写“还需要继续努力”。建议从数据质量、工作流鲁棒性、知识库覆盖度、插件稳定性、界面体验、安全合规等方面提出改进计划。</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2623"/>
        <w:gridCol w:w="2697"/>
        <w:gridCol w:w="2697"/>
        <w:gridCol w:w="1389"/>
      </w:tblGrid>
      <w:tr w14:paraId="69574F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751D3E9A">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存在问题</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0DB32A06">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原因分析</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6D80865">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改进方案</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3E0450FD">
            <w:pPr>
              <w:snapToGrid w:val="0"/>
              <w:spacing w:line="240" w:lineRule="auto"/>
              <w:ind w:left="0" w:leftChars="0" w:right="0" w:rightChars="0" w:firstLine="0" w:firstLineChars="0"/>
              <w:jc w:val="center"/>
              <w:rPr>
                <w:rFonts w:ascii="Times New Roman" w:eastAsia="宋体"/>
                <w:b/>
                <w:color w:val="auto"/>
                <w:sz w:val="20"/>
              </w:rPr>
            </w:pPr>
            <w:r>
              <w:rPr>
                <w:rFonts w:ascii="SimSun" w:hAnsi="SimSun" w:eastAsia="宋体"/>
                <w:sz w:val="24"/>
                <w:szCs w:val="24"/>
              </w:rPr>
              <w:t>优先级</w:t>
            </w:r>
          </w:p>
        </w:tc>
      </w:tr>
      <w:tr w14:paraId="31CC5C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single" w:color="auto" w:sz="4" w:space="0"/>
              <w:left w:val="nil"/>
              <w:bottom w:val="nil"/>
              <w:right w:val="nil"/>
            </w:tcBorders>
            <w:tcMar>
              <w:top w:w="-1" w:type="dxa"/>
              <w:left w:w="-1" w:type="dxa"/>
              <w:bottom w:w="-1" w:type="dxa"/>
              <w:right w:w="-1" w:type="dxa"/>
            </w:tcMar>
            <w:vAlign w:val="top"/>
          </w:tcPr>
          <w:p w14:paraId="0FF6E484">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问题1：________</w:t>
            </w:r>
          </w:p>
        </w:tc>
        <w:tc>
          <w:tcPr>
            <w:tcW w:w="2286" w:type="dxa"/>
            <w:tcBorders>
              <w:top w:val="single" w:color="auto" w:sz="4" w:space="0"/>
              <w:left w:val="nil"/>
              <w:bottom w:val="nil"/>
              <w:right w:val="nil"/>
            </w:tcBorders>
            <w:tcMar>
              <w:top w:w="-1" w:type="dxa"/>
              <w:left w:w="-1" w:type="dxa"/>
              <w:bottom w:w="-1" w:type="dxa"/>
              <w:right w:w="-1" w:type="dxa"/>
            </w:tcMar>
            <w:vAlign w:val="top"/>
          </w:tcPr>
          <w:p w14:paraId="5DF228AE">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________________</w:t>
            </w:r>
          </w:p>
        </w:tc>
        <w:tc>
          <w:tcPr>
            <w:tcW w:w="2286" w:type="dxa"/>
            <w:tcBorders>
              <w:top w:val="single" w:color="auto" w:sz="4" w:space="0"/>
              <w:left w:val="nil"/>
              <w:bottom w:val="nil"/>
              <w:right w:val="nil"/>
            </w:tcBorders>
            <w:tcMar>
              <w:top w:w="-1" w:type="dxa"/>
              <w:left w:w="-1" w:type="dxa"/>
              <w:bottom w:w="-1" w:type="dxa"/>
              <w:right w:w="-1" w:type="dxa"/>
            </w:tcMar>
            <w:vAlign w:val="top"/>
          </w:tcPr>
          <w:p w14:paraId="2B3A6293">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________________</w:t>
            </w:r>
          </w:p>
        </w:tc>
        <w:tc>
          <w:tcPr>
            <w:tcW w:w="2286" w:type="dxa"/>
            <w:tcBorders>
              <w:top w:val="single" w:color="auto" w:sz="4" w:space="0"/>
              <w:left w:val="nil"/>
              <w:bottom w:val="nil"/>
              <w:right w:val="nil"/>
            </w:tcBorders>
            <w:tcMar>
              <w:top w:w="-1" w:type="dxa"/>
              <w:left w:w="-1" w:type="dxa"/>
              <w:bottom w:w="-1" w:type="dxa"/>
              <w:right w:w="-1" w:type="dxa"/>
            </w:tcMar>
            <w:vAlign w:val="top"/>
          </w:tcPr>
          <w:p w14:paraId="517D3D32">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高/中/低</w:t>
            </w:r>
          </w:p>
        </w:tc>
      </w:tr>
      <w:tr w14:paraId="5CB928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57FC9ECD">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问题2：________</w:t>
            </w:r>
          </w:p>
        </w:tc>
        <w:tc>
          <w:tcPr>
            <w:tcW w:w="2286" w:type="dxa"/>
            <w:tcBorders>
              <w:top w:val="nil"/>
              <w:left w:val="nil"/>
              <w:bottom w:val="nil"/>
              <w:right w:val="nil"/>
            </w:tcBorders>
            <w:tcMar>
              <w:top w:w="-1" w:type="dxa"/>
              <w:left w:w="-1" w:type="dxa"/>
              <w:bottom w:w="-1" w:type="dxa"/>
              <w:right w:w="-1" w:type="dxa"/>
            </w:tcMar>
            <w:vAlign w:val="top"/>
          </w:tcPr>
          <w:p w14:paraId="4B4A79A2">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________________</w:t>
            </w:r>
          </w:p>
        </w:tc>
        <w:tc>
          <w:tcPr>
            <w:tcW w:w="2286" w:type="dxa"/>
            <w:tcBorders>
              <w:top w:val="nil"/>
              <w:left w:val="nil"/>
              <w:bottom w:val="nil"/>
              <w:right w:val="nil"/>
            </w:tcBorders>
            <w:tcMar>
              <w:top w:w="-1" w:type="dxa"/>
              <w:left w:w="-1" w:type="dxa"/>
              <w:bottom w:w="-1" w:type="dxa"/>
              <w:right w:w="-1" w:type="dxa"/>
            </w:tcMar>
            <w:vAlign w:val="top"/>
          </w:tcPr>
          <w:p w14:paraId="75FAA7E8">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________________</w:t>
            </w:r>
          </w:p>
        </w:tc>
        <w:tc>
          <w:tcPr>
            <w:tcW w:w="2286" w:type="dxa"/>
            <w:tcBorders>
              <w:top w:val="nil"/>
              <w:left w:val="nil"/>
              <w:bottom w:val="nil"/>
              <w:right w:val="nil"/>
            </w:tcBorders>
            <w:tcMar>
              <w:top w:w="-1" w:type="dxa"/>
              <w:left w:w="-1" w:type="dxa"/>
              <w:bottom w:w="-1" w:type="dxa"/>
              <w:right w:w="-1" w:type="dxa"/>
            </w:tcMar>
            <w:vAlign w:val="top"/>
          </w:tcPr>
          <w:p w14:paraId="4268AA2D">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高/中/低</w:t>
            </w:r>
          </w:p>
        </w:tc>
      </w:tr>
      <w:tr w14:paraId="4DE37A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single" w:color="auto" w:sz="12" w:space="0"/>
              <w:right w:val="nil"/>
            </w:tcBorders>
            <w:tcMar>
              <w:top w:w="-1" w:type="dxa"/>
              <w:left w:w="-1" w:type="dxa"/>
              <w:bottom w:w="-1" w:type="dxa"/>
              <w:right w:w="-1" w:type="dxa"/>
            </w:tcMar>
            <w:vAlign w:val="top"/>
          </w:tcPr>
          <w:p w14:paraId="3601DB21">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问题3：________</w:t>
            </w:r>
          </w:p>
        </w:tc>
        <w:tc>
          <w:tcPr>
            <w:tcW w:w="2286" w:type="dxa"/>
            <w:tcBorders>
              <w:top w:val="nil"/>
              <w:left w:val="nil"/>
              <w:bottom w:val="single" w:color="auto" w:sz="12" w:space="0"/>
              <w:right w:val="nil"/>
            </w:tcBorders>
            <w:tcMar>
              <w:top w:w="-1" w:type="dxa"/>
              <w:left w:w="-1" w:type="dxa"/>
              <w:bottom w:w="-1" w:type="dxa"/>
              <w:right w:w="-1" w:type="dxa"/>
            </w:tcMar>
            <w:vAlign w:val="top"/>
          </w:tcPr>
          <w:p w14:paraId="5892B4FC">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________________</w:t>
            </w:r>
          </w:p>
        </w:tc>
        <w:tc>
          <w:tcPr>
            <w:tcW w:w="2286" w:type="dxa"/>
            <w:tcBorders>
              <w:top w:val="nil"/>
              <w:left w:val="nil"/>
              <w:bottom w:val="single" w:color="auto" w:sz="12" w:space="0"/>
              <w:right w:val="nil"/>
            </w:tcBorders>
            <w:tcMar>
              <w:top w:w="-1" w:type="dxa"/>
              <w:left w:w="-1" w:type="dxa"/>
              <w:bottom w:w="-1" w:type="dxa"/>
              <w:right w:w="-1" w:type="dxa"/>
            </w:tcMar>
            <w:vAlign w:val="top"/>
          </w:tcPr>
          <w:p w14:paraId="52FF314B">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________________</w:t>
            </w:r>
          </w:p>
        </w:tc>
        <w:tc>
          <w:tcPr>
            <w:tcW w:w="2286" w:type="dxa"/>
            <w:tcBorders>
              <w:top w:val="nil"/>
              <w:left w:val="nil"/>
              <w:bottom w:val="single" w:color="auto" w:sz="12" w:space="0"/>
              <w:right w:val="nil"/>
            </w:tcBorders>
            <w:tcMar>
              <w:top w:w="-1" w:type="dxa"/>
              <w:left w:w="-1" w:type="dxa"/>
              <w:bottom w:w="-1" w:type="dxa"/>
              <w:right w:w="-1" w:type="dxa"/>
            </w:tcMar>
            <w:vAlign w:val="top"/>
          </w:tcPr>
          <w:p w14:paraId="5C2D0694">
            <w:pPr>
              <w:snapToGrid w:val="0"/>
              <w:spacing w:line="240" w:lineRule="auto"/>
              <w:ind w:left="0" w:leftChars="0" w:right="0" w:rightChars="0" w:firstLine="0" w:firstLineChars="0"/>
              <w:jc w:val="center"/>
              <w:rPr>
                <w:rFonts w:ascii="Times New Roman" w:eastAsia="宋体"/>
                <w:color w:val="auto"/>
                <w:sz w:val="19"/>
              </w:rPr>
            </w:pPr>
            <w:r>
              <w:rPr>
                <w:rFonts w:ascii="SimSun" w:hAnsi="SimSun" w:eastAsia="宋体"/>
                <w:sz w:val="24"/>
                <w:szCs w:val="24"/>
              </w:rPr>
              <w:t>高/中/低</w:t>
            </w:r>
          </w:p>
        </w:tc>
      </w:tr>
    </w:tbl>
    <w:p w14:paraId="6FA0EA49">
      <w:pPr>
        <w:rPr>
          <w:color w:val="auto"/>
        </w:rPr>
      </w:pPr>
    </w:p>
    <w:p w14:paraId="623F55E9">
      <w:pPr>
        <w:rPr>
          <w:rFonts w:ascii="Times New Roman" w:hAnsi="Times New Roman" w:eastAsia="黑体"/>
          <w:color w:val="auto"/>
        </w:rPr>
      </w:pPr>
      <w:bookmarkStart w:id="25" w:name="_Toc9200"/>
      <w:r>
        <w:rPr>
          <w:rFonts w:ascii="SimSun" w:hAnsi="SimSun" w:eastAsia="宋体"/>
          <w:sz w:val="24"/>
          <w:szCs w:val="24"/>
        </w:rPr>
        <w:br w:type="page"/>
      </w:r>
    </w:p>
    <w:p w14:paraId="02797F41">
      <w:pPr>
        <w:pStyle w:val="3"/>
        <w:jc w:val="center"/>
        <w:rPr>
          <w:color w:val="auto"/>
        </w:rPr>
      </w:pPr>
      <w:r>
        <w:rPr>
          <w:rFonts w:ascii="SimSun" w:hAnsi="SimSun" w:eastAsia="宋体"/>
          <w:sz w:val="30"/>
          <w:szCs w:val="30"/>
          <w:b/>
          <w:bCs/>
        </w:rPr>
        <w:t>第6章 总结与反思</w:t>
      </w:r>
      <w:bookmarkEnd w:id="25"/>
    </w:p>
    <w:p w14:paraId="09B90E92">
      <w:pPr>
        <w:pStyle w:val="4"/>
        <w:jc w:val="left"/>
        <w:rPr>
          <w:color w:val="auto"/>
        </w:rPr>
      </w:pPr>
      <w:bookmarkStart w:id="26" w:name="_Toc12011"/>
      <w:r>
        <w:rPr>
          <w:rFonts w:ascii="SimSun" w:hAnsi="SimSun" w:eastAsia="宋体"/>
          <w:sz w:val="28"/>
          <w:szCs w:val="28"/>
          <w:b/>
          <w:bCs/>
        </w:rPr>
        <w:t>6.1 核心收获</w:t>
      </w:r>
      <w:bookmarkEnd w:id="26"/>
    </w:p>
    <w:p w14:paraId="2EAEC3BC">
      <w:pPr>
        <w:spacing w:after="120" w:line="288" w:lineRule="auto"/>
        <w:ind w:firstLine="420"/>
        <w:rPr>
          <w:rFonts w:hint="eastAsia" w:ascii="宋体" w:hAnsi="宋体" w:cs="宋体"/>
          <w:color w:val="auto"/>
          <w:sz w:val="24"/>
          <w:szCs w:val="24"/>
        </w:rPr>
      </w:pPr>
      <w:r>
        <w:rPr>
          <w:rFonts w:ascii="SimSun" w:hAnsi="SimSun" w:eastAsia="宋体"/>
          <w:sz w:val="24"/>
          <w:szCs w:val="24"/>
        </w:rPr>
        <w:t>围绕智能体应用开发全过程进行总结：你如何理解角色设定、工作流、数据库、知识库、插件调用之间的关系？本项目中最关键的技术突破是什么？</w:t>
      </w:r>
    </w:p>
    <w:p w14:paraId="64AF6634">
      <w:pPr>
        <w:spacing w:after="120" w:line="288" w:lineRule="auto"/>
        <w:ind w:firstLine="480"/>
        <w:rPr>
          <w:color w:val="auto"/>
        </w:rPr>
      </w:pPr>
      <w:r>
        <w:rPr>
          <w:rFonts w:ascii="SimSun" w:hAnsi="SimSun" w:eastAsia="宋体"/>
          <w:sz w:val="24"/>
          <w:szCs w:val="24"/>
        </w:rPr>
        <w:t>通过本项目的实施，我深刻理解了智能体应用开发中各模块之间的协同关系。角色设定作为合规的底线约束，确保了智能体在处理任务时的专业性和准确性；知识库提供了事实的基础，是智能体生成内容的真实来源；数据库则作为状态与语料的持久化载体，保证了数据的长期存储和高效访问；工作流扮演着编排调度中枢的角色，协调各个模块有序运行；插件调用则是解决局部能力瓶颈的关键手段，在知识库不足时能够通过外部搜索获取实时信息。</w:t>
        <w:br/>
        <w:br/>
        <w:t>项目最关键的技术突破在于实现了检索增强生成（RAG）与结构化回填技术的深度融合。这一突破使得大模型不仅仅局限于文本生成，而是进化为能够操控企业级文档结构的实用工具，极大地提升了其在实际应用场景中的价值。此外，系统采用分层架构设计，从用户输入到最终Word文档输出，形成了一条完整的处理链路，确保了信息流动的高效与准确。整个系统的成功构建，不仅提高了文档撰写效率，还保证了内容的质量与合规性，为政府及企业的科技类申报、合规披露等工作提供了强有力的支持。资料未载明具体的技术细节或进一步的优化措施。</w:t>
      </w:r>
    </w:p>
    <w:p w14:paraId="1E592322">
      <w:pPr>
        <w:pStyle w:val="4"/>
        <w:jc w:val="left"/>
        <w:rPr>
          <w:color w:val="auto"/>
        </w:rPr>
      </w:pPr>
      <w:bookmarkStart w:id="27" w:name="_Toc8022"/>
      <w:r>
        <w:rPr>
          <w:rFonts w:ascii="SimSun" w:hAnsi="SimSun" w:eastAsia="宋体"/>
          <w:sz w:val="28"/>
          <w:szCs w:val="28"/>
          <w:b/>
          <w:bCs/>
        </w:rPr>
        <w:t>6.2 最大挑战</w:t>
      </w:r>
      <w:bookmarkEnd w:id="27"/>
    </w:p>
    <w:p w14:paraId="2E115502">
      <w:pPr>
        <w:spacing w:after="120" w:line="288" w:lineRule="auto"/>
        <w:ind w:firstLine="420"/>
        <w:rPr>
          <w:rFonts w:hint="eastAsia" w:ascii="宋体" w:hAnsi="宋体" w:cs="宋体"/>
          <w:color w:val="auto"/>
          <w:sz w:val="24"/>
          <w:szCs w:val="24"/>
        </w:rPr>
      </w:pPr>
      <w:r>
        <w:rPr>
          <w:rFonts w:ascii="SimSun" w:hAnsi="SimSun" w:eastAsia="宋体"/>
          <w:sz w:val="24"/>
          <w:szCs w:val="24"/>
        </w:rPr>
        <w:t>说明开发过程中最难解决的问题，例如提示词不稳定、工作流变量传递错误、知识库检索不准、数据库字段设计不合理、插件参数配置失败等，并说明最终如何解决。</w:t>
      </w:r>
    </w:p>
    <w:p w14:paraId="29C03456">
      <w:pPr>
        <w:spacing w:after="120" w:line="288" w:lineRule="auto"/>
        <w:ind w:firstLine="480"/>
        <w:rPr>
          <w:color w:val="auto"/>
        </w:rPr>
      </w:pPr>
      <w:r>
        <w:rPr>
          <w:rFonts w:ascii="SimSun" w:hAnsi="SimSun" w:eastAsia="宋体"/>
          <w:sz w:val="24"/>
          <w:szCs w:val="24"/>
        </w:rPr>
        <w:t>开发过程中面临的最大挑战是处理Word表格的上下文融合与回填定位。大模型在生成表格单元格内容时，极易脱离上下文写出整段论述或跨格内容，且回填时合并单元格的行列索引极易偏移。最终通过构建表格上下文提取器，将表头、行首列及邻格文本注入提示词，并在生成器内对表格格任务强制收紧字数上限，同时在后处理阶段增加表格可读性清洗逻辑，才较好地解决了这一问题。此外，还存在pypdf无法抽取无文本层PDF的问题，改进方案为接入第三方OCR能力或升级视觉解析流程，优先级为高；以及顺序生成效率较低的问题，改进方案为引入异步队列与并发生成机制，但需注意API限流，优先级为中。</w:t>
      </w:r>
    </w:p>
    <w:p w14:paraId="5DF335EF">
      <w:pPr>
        <w:pStyle w:val="4"/>
        <w:jc w:val="left"/>
        <w:rPr>
          <w:color w:val="auto"/>
        </w:rPr>
      </w:pPr>
      <w:bookmarkStart w:id="28" w:name="_Toc3889"/>
      <w:r>
        <w:rPr>
          <w:rFonts w:ascii="SimSun" w:hAnsi="SimSun" w:eastAsia="宋体"/>
          <w:sz w:val="28"/>
          <w:szCs w:val="28"/>
          <w:b/>
          <w:bCs/>
        </w:rPr>
        <w:t>6.3 未来展望</w:t>
      </w:r>
      <w:bookmarkEnd w:id="28"/>
    </w:p>
    <w:p w14:paraId="08FC6ED5">
      <w:pPr>
        <w:spacing w:after="120" w:line="288" w:lineRule="auto"/>
        <w:ind w:firstLine="420"/>
        <w:rPr>
          <w:rFonts w:hint="eastAsia" w:ascii="宋体" w:hAnsi="宋体" w:cs="宋体"/>
          <w:color w:val="auto"/>
          <w:sz w:val="24"/>
          <w:szCs w:val="24"/>
        </w:rPr>
      </w:pPr>
      <w:r>
        <w:rPr>
          <w:rFonts w:ascii="SimSun" w:hAnsi="SimSun" w:eastAsia="宋体"/>
          <w:sz w:val="24"/>
          <w:szCs w:val="24"/>
        </w:rPr>
        <w:t>展望智能体应用在学习、办公、科研、企业服务、社会治理或专业领域中的应用前景，也可以说明如果继续开发，你会如何迭代产品。</w:t>
      </w:r>
    </w:p>
    <w:p w14:paraId="7BC2CF81">
      <w:pPr>
        <w:spacing w:after="120" w:line="288" w:lineRule="auto"/>
        <w:ind w:firstLine="480"/>
        <w:rPr>
          <w:color w:val="auto"/>
        </w:rPr>
      </w:pPr>
      <w:r>
        <w:rPr>
          <w:rFonts w:ascii="SimSun" w:hAnsi="SimSun" w:eastAsia="宋体"/>
          <w:sz w:val="24"/>
          <w:szCs w:val="24"/>
        </w:rPr>
        <w:t>展望未来，智能体在办公与企业服务领域的前景广阔。随着技术的不断进步，智能体的应用将更加广泛和深入。如果继续开发，计划引入批量并行生成能力，以大幅缩短长文档生成时间，提高工作效率。此外，还将增加自动合规裁决模块，将法务规则沉淀为知识库，实现生成后的自动红绿灯警示，确保文档内容符合法律法规要求。</w:t>
        <w:br/>
        <w:br/>
        <w:t>除了上述功能外，系统还可以拓展为多智能体协作模式。具体来说，可以设立资料管理员Agent、撰稿Agent、审核Agent等不同角色，模拟真实的团队协作流程。这种多智能体协作模式将进一步提升系统的智能化水平，更好地满足用户需求。通过这些迭代方向的发展，智能体将在未来的办公与企业服务中发挥更大的作用，显著提升文档撰写效率和质量。</w:t>
      </w:r>
    </w:p>
    <w:p w14:paraId="6055C9A7">
      <w:pPr>
        <w:rPr>
          <w:rFonts w:ascii="Times New Roman" w:hAnsi="Times New Roman" w:eastAsia="黑体"/>
          <w:color w:val="auto"/>
        </w:rPr>
      </w:pPr>
      <w:bookmarkStart w:id="29" w:name="_Toc23737"/>
      <w:r>
        <w:rPr>
          <w:rFonts w:ascii="SimSun" w:hAnsi="SimSun" w:eastAsia="宋体"/>
          <w:sz w:val="24"/>
          <w:szCs w:val="24"/>
        </w:rPr>
        <w:br w:type="page"/>
      </w:r>
    </w:p>
    <w:p w14:paraId="2E263551">
      <w:pPr>
        <w:pStyle w:val="3"/>
        <w:jc w:val="center"/>
        <w:rPr>
          <w:color w:val="auto"/>
        </w:rPr>
      </w:pPr>
      <w:r>
        <w:rPr>
          <w:rFonts w:ascii="SimSun" w:hAnsi="SimSun" w:eastAsia="宋体"/>
          <w:sz w:val="30"/>
          <w:szCs w:val="30"/>
          <w:b/>
          <w:bCs/>
        </w:rPr>
        <w:t>附录A 项目提交材料清单</w:t>
      </w:r>
      <w:bookmarkEnd w:id="29"/>
    </w:p>
    <w:p w14:paraId="38291DE6">
      <w:pPr>
        <w:spacing w:after="120" w:line="288" w:lineRule="auto"/>
        <w:ind w:firstLine="420"/>
        <w:rPr>
          <w:rFonts w:hint="eastAsia"/>
          <w:color w:val="auto"/>
        </w:rPr>
      </w:pPr>
      <w:r>
        <w:rPr>
          <w:rFonts w:ascii="SimSun" w:hAnsi="SimSun" w:eastAsia="宋体"/>
          <w:sz w:val="24"/>
          <w:szCs w:val="24"/>
        </w:rPr>
        <w:t>学生提交时应保证以下材料完整、可打开、可运行、可复核。</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784"/>
        <w:gridCol w:w="1998"/>
        <w:gridCol w:w="5303"/>
        <w:gridCol w:w="1321"/>
      </w:tblGrid>
      <w:tr w14:paraId="383A22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79F8B58E">
            <w:pPr>
              <w:snapToGrid w:val="0"/>
              <w:spacing w:line="240" w:lineRule="auto"/>
              <w:ind w:left="0" w:leftChars="0" w:right="0" w:rightChars="0" w:firstLine="0" w:firstLineChars="0"/>
              <w:jc w:val="center"/>
              <w:rPr>
                <w:rFonts w:ascii="Times New Roman" w:eastAsia="宋体"/>
                <w:b/>
                <w:color w:val="auto"/>
                <w:sz w:val="21"/>
                <w:szCs w:val="28"/>
              </w:rPr>
            </w:pPr>
            <w:r>
              <w:rPr>
                <w:rFonts w:ascii="SimSun" w:hAnsi="SimSun" w:eastAsia="宋体"/>
                <w:sz w:val="24"/>
                <w:szCs w:val="24"/>
              </w:rPr>
              <w:t>序号</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2F3267A0">
            <w:pPr>
              <w:snapToGrid w:val="0"/>
              <w:spacing w:line="240" w:lineRule="auto"/>
              <w:ind w:left="0" w:leftChars="0" w:right="0" w:rightChars="0" w:firstLine="0" w:firstLineChars="0"/>
              <w:jc w:val="center"/>
              <w:rPr>
                <w:rFonts w:ascii="Times New Roman" w:eastAsia="宋体"/>
                <w:b/>
                <w:color w:val="auto"/>
                <w:sz w:val="21"/>
                <w:szCs w:val="28"/>
              </w:rPr>
            </w:pPr>
            <w:r>
              <w:rPr>
                <w:rFonts w:ascii="SimSun" w:hAnsi="SimSun" w:eastAsia="宋体"/>
                <w:sz w:val="24"/>
                <w:szCs w:val="24"/>
              </w:rPr>
              <w:t>材料名称</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4A14ECA1">
            <w:pPr>
              <w:snapToGrid w:val="0"/>
              <w:spacing w:line="240" w:lineRule="auto"/>
              <w:ind w:left="0" w:leftChars="0" w:right="0" w:rightChars="0" w:firstLine="0" w:firstLineChars="0"/>
              <w:jc w:val="center"/>
              <w:rPr>
                <w:rFonts w:ascii="Times New Roman" w:eastAsia="宋体"/>
                <w:b/>
                <w:color w:val="auto"/>
                <w:sz w:val="21"/>
                <w:szCs w:val="28"/>
              </w:rPr>
            </w:pPr>
            <w:r>
              <w:rPr>
                <w:rFonts w:ascii="SimSun" w:hAnsi="SimSun" w:eastAsia="宋体"/>
                <w:sz w:val="24"/>
                <w:szCs w:val="24"/>
              </w:rPr>
              <w:t>提交要求</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2A25E4B6">
            <w:pPr>
              <w:snapToGrid w:val="0"/>
              <w:spacing w:line="240" w:lineRule="auto"/>
              <w:ind w:left="0" w:leftChars="0" w:right="0" w:rightChars="0" w:firstLine="0" w:firstLineChars="0"/>
              <w:jc w:val="center"/>
              <w:rPr>
                <w:rFonts w:ascii="Times New Roman" w:eastAsia="宋体"/>
                <w:b/>
                <w:color w:val="auto"/>
                <w:sz w:val="21"/>
                <w:szCs w:val="28"/>
              </w:rPr>
            </w:pPr>
            <w:r>
              <w:rPr>
                <w:rFonts w:ascii="SimSun" w:hAnsi="SimSun" w:eastAsia="宋体"/>
                <w:sz w:val="24"/>
                <w:szCs w:val="24"/>
              </w:rPr>
              <w:t>是否完成</w:t>
            </w:r>
          </w:p>
        </w:tc>
      </w:tr>
      <w:tr w14:paraId="09AE1D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single" w:color="auto" w:sz="4" w:space="0"/>
              <w:left w:val="nil"/>
              <w:bottom w:val="nil"/>
              <w:right w:val="nil"/>
            </w:tcBorders>
            <w:tcMar>
              <w:top w:w="-1" w:type="dxa"/>
              <w:left w:w="-1" w:type="dxa"/>
              <w:bottom w:w="-1" w:type="dxa"/>
              <w:right w:w="-1" w:type="dxa"/>
            </w:tcMar>
            <w:vAlign w:val="top"/>
          </w:tcPr>
          <w:p w14:paraId="0D854DBE">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1</w:t>
            </w:r>
          </w:p>
        </w:tc>
        <w:tc>
          <w:tcPr>
            <w:tcW w:w="2286" w:type="dxa"/>
            <w:tcBorders>
              <w:top w:val="single" w:color="auto" w:sz="4" w:space="0"/>
              <w:left w:val="nil"/>
              <w:bottom w:val="nil"/>
              <w:right w:val="nil"/>
            </w:tcBorders>
            <w:tcMar>
              <w:top w:w="-1" w:type="dxa"/>
              <w:left w:w="-1" w:type="dxa"/>
              <w:bottom w:w="-1" w:type="dxa"/>
              <w:right w:w="-1" w:type="dxa"/>
            </w:tcMar>
            <w:vAlign w:val="top"/>
          </w:tcPr>
          <w:p w14:paraId="05C0673C">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Word课程报告</w:t>
            </w:r>
          </w:p>
        </w:tc>
        <w:tc>
          <w:tcPr>
            <w:tcW w:w="2286" w:type="dxa"/>
            <w:tcBorders>
              <w:top w:val="single" w:color="auto" w:sz="4" w:space="0"/>
              <w:left w:val="nil"/>
              <w:bottom w:val="nil"/>
              <w:right w:val="nil"/>
            </w:tcBorders>
            <w:tcMar>
              <w:top w:w="-1" w:type="dxa"/>
              <w:left w:w="-1" w:type="dxa"/>
              <w:bottom w:w="-1" w:type="dxa"/>
              <w:right w:w="-1" w:type="dxa"/>
            </w:tcMar>
            <w:vAlign w:val="top"/>
          </w:tcPr>
          <w:p w14:paraId="59DDA5F7">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命名：智能体应用开发实践报告-学号-姓名.docx</w:t>
            </w:r>
          </w:p>
        </w:tc>
        <w:tc>
          <w:tcPr>
            <w:tcW w:w="2286" w:type="dxa"/>
            <w:tcBorders>
              <w:top w:val="single" w:color="auto" w:sz="4" w:space="0"/>
              <w:left w:val="nil"/>
              <w:bottom w:val="nil"/>
              <w:right w:val="nil"/>
            </w:tcBorders>
            <w:tcMar>
              <w:top w:w="-1" w:type="dxa"/>
              <w:left w:w="-1" w:type="dxa"/>
              <w:bottom w:w="-1" w:type="dxa"/>
              <w:right w:w="-1" w:type="dxa"/>
            </w:tcMar>
            <w:vAlign w:val="top"/>
          </w:tcPr>
          <w:p w14:paraId="1C86CB3E">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w:t>
            </w:r>
            <w:ins w:id="2" w:author="Joy" w:date="2026-05-13T21:15:01Z">
              <w:r>
                <w:rPr>
                  <w:rFonts w:hint="eastAsia"/>
                  <w:b w:val="0"/>
                  <w:color w:val="auto"/>
                  <w:sz w:val="21"/>
                  <w:szCs w:val="28"/>
                  <w:lang w:eastAsia="zh-CN"/>
                </w:rPr>
                <w:t>□</w:t>
              </w:r>
            </w:ins>
            <w:r>
              <w:rPr>
                <w:rFonts w:ascii="SimSun" w:hAnsi="SimSun" w:eastAsia="宋体"/>
                <w:sz w:val="24"/>
                <w:szCs w:val="24"/>
              </w:rPr>
              <w:t xml:space="preserve"> 是  □ 否</w:t>
            </w:r>
          </w:p>
        </w:tc>
      </w:tr>
      <w:tr w14:paraId="38DF63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1DC0591F">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2</w:t>
            </w:r>
          </w:p>
        </w:tc>
        <w:tc>
          <w:tcPr>
            <w:tcW w:w="2286" w:type="dxa"/>
            <w:tcBorders>
              <w:top w:val="nil"/>
              <w:left w:val="nil"/>
              <w:bottom w:val="nil"/>
              <w:right w:val="nil"/>
            </w:tcBorders>
            <w:tcMar>
              <w:top w:w="-1" w:type="dxa"/>
              <w:left w:w="-1" w:type="dxa"/>
              <w:bottom w:w="-1" w:type="dxa"/>
              <w:right w:w="-1" w:type="dxa"/>
            </w:tcMar>
            <w:vAlign w:val="top"/>
          </w:tcPr>
          <w:p w14:paraId="4F44F503">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智能体应用入口</w:t>
            </w:r>
          </w:p>
        </w:tc>
        <w:tc>
          <w:tcPr>
            <w:tcW w:w="2286" w:type="dxa"/>
            <w:tcBorders>
              <w:top w:val="nil"/>
              <w:left w:val="nil"/>
              <w:bottom w:val="nil"/>
              <w:right w:val="nil"/>
            </w:tcBorders>
            <w:tcMar>
              <w:top w:w="-1" w:type="dxa"/>
              <w:left w:w="-1" w:type="dxa"/>
              <w:bottom w:w="-1" w:type="dxa"/>
              <w:right w:w="-1" w:type="dxa"/>
            </w:tcMar>
            <w:vAlign w:val="top"/>
          </w:tcPr>
          <w:p w14:paraId="5158BBB5">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链接/二维码可访问，必要时提供账号或说明</w:t>
            </w:r>
          </w:p>
        </w:tc>
        <w:tc>
          <w:tcPr>
            <w:tcW w:w="2286" w:type="dxa"/>
            <w:tcBorders>
              <w:top w:val="nil"/>
              <w:left w:val="nil"/>
              <w:bottom w:val="nil"/>
              <w:right w:val="nil"/>
            </w:tcBorders>
            <w:tcMar>
              <w:top w:w="-1" w:type="dxa"/>
              <w:left w:w="-1" w:type="dxa"/>
              <w:bottom w:w="-1" w:type="dxa"/>
              <w:right w:w="-1" w:type="dxa"/>
            </w:tcMar>
            <w:vAlign w:val="top"/>
          </w:tcPr>
          <w:p w14:paraId="7F2D834F">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 是  □ 否</w:t>
            </w:r>
          </w:p>
        </w:tc>
      </w:tr>
      <w:tr w14:paraId="42FE39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6CE6791F">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3</w:t>
            </w:r>
          </w:p>
        </w:tc>
        <w:tc>
          <w:tcPr>
            <w:tcW w:w="2286" w:type="dxa"/>
            <w:tcBorders>
              <w:top w:val="nil"/>
              <w:left w:val="nil"/>
              <w:bottom w:val="nil"/>
              <w:right w:val="nil"/>
            </w:tcBorders>
            <w:tcMar>
              <w:top w:w="-1" w:type="dxa"/>
              <w:left w:w="-1" w:type="dxa"/>
              <w:bottom w:w="-1" w:type="dxa"/>
              <w:right w:w="-1" w:type="dxa"/>
            </w:tcMar>
            <w:vAlign w:val="top"/>
          </w:tcPr>
          <w:p w14:paraId="6340302C">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演示视频</w:t>
            </w:r>
          </w:p>
        </w:tc>
        <w:tc>
          <w:tcPr>
            <w:tcW w:w="2286" w:type="dxa"/>
            <w:tcBorders>
              <w:top w:val="nil"/>
              <w:left w:val="nil"/>
              <w:bottom w:val="nil"/>
              <w:right w:val="nil"/>
            </w:tcBorders>
            <w:tcMar>
              <w:top w:w="-1" w:type="dxa"/>
              <w:left w:w="-1" w:type="dxa"/>
              <w:bottom w:w="-1" w:type="dxa"/>
              <w:right w:w="-1" w:type="dxa"/>
            </w:tcMar>
            <w:vAlign w:val="top"/>
          </w:tcPr>
          <w:p w14:paraId="10AE730B">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3—5分钟，展示完整业务闭环</w:t>
            </w:r>
          </w:p>
        </w:tc>
        <w:tc>
          <w:tcPr>
            <w:tcW w:w="2286" w:type="dxa"/>
            <w:tcBorders>
              <w:top w:val="nil"/>
              <w:left w:val="nil"/>
              <w:bottom w:val="nil"/>
              <w:right w:val="nil"/>
            </w:tcBorders>
            <w:tcMar>
              <w:top w:w="-1" w:type="dxa"/>
              <w:left w:w="-1" w:type="dxa"/>
              <w:bottom w:w="-1" w:type="dxa"/>
              <w:right w:w="-1" w:type="dxa"/>
            </w:tcMar>
            <w:vAlign w:val="top"/>
          </w:tcPr>
          <w:p w14:paraId="1F8D0B32">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 是  □ 否</w:t>
            </w:r>
          </w:p>
        </w:tc>
      </w:tr>
      <w:tr w14:paraId="6A6B80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21031080">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4</w:t>
            </w:r>
          </w:p>
        </w:tc>
        <w:tc>
          <w:tcPr>
            <w:tcW w:w="2286" w:type="dxa"/>
            <w:tcBorders>
              <w:top w:val="nil"/>
              <w:left w:val="nil"/>
              <w:bottom w:val="nil"/>
              <w:right w:val="nil"/>
            </w:tcBorders>
            <w:tcMar>
              <w:top w:w="-1" w:type="dxa"/>
              <w:left w:w="-1" w:type="dxa"/>
              <w:bottom w:w="-1" w:type="dxa"/>
              <w:right w:w="-1" w:type="dxa"/>
            </w:tcMar>
            <w:vAlign w:val="top"/>
          </w:tcPr>
          <w:p w14:paraId="500A9638">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角色设定截图</w:t>
            </w:r>
          </w:p>
        </w:tc>
        <w:tc>
          <w:tcPr>
            <w:tcW w:w="2286" w:type="dxa"/>
            <w:tcBorders>
              <w:top w:val="nil"/>
              <w:left w:val="nil"/>
              <w:bottom w:val="nil"/>
              <w:right w:val="nil"/>
            </w:tcBorders>
            <w:tcMar>
              <w:top w:w="-1" w:type="dxa"/>
              <w:left w:w="-1" w:type="dxa"/>
              <w:bottom w:w="-1" w:type="dxa"/>
              <w:right w:w="-1" w:type="dxa"/>
            </w:tcMar>
            <w:vAlign w:val="top"/>
          </w:tcPr>
          <w:p w14:paraId="41E03A80">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能看清系统提示词或关键配置</w:t>
            </w:r>
          </w:p>
        </w:tc>
        <w:tc>
          <w:tcPr>
            <w:tcW w:w="2286" w:type="dxa"/>
            <w:tcBorders>
              <w:top w:val="nil"/>
              <w:left w:val="nil"/>
              <w:bottom w:val="nil"/>
              <w:right w:val="nil"/>
            </w:tcBorders>
            <w:tcMar>
              <w:top w:w="-1" w:type="dxa"/>
              <w:left w:w="-1" w:type="dxa"/>
              <w:bottom w:w="-1" w:type="dxa"/>
              <w:right w:w="-1" w:type="dxa"/>
            </w:tcMar>
            <w:vAlign w:val="top"/>
          </w:tcPr>
          <w:p w14:paraId="2EAB3DDB">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 是  □ 否</w:t>
            </w:r>
          </w:p>
        </w:tc>
      </w:tr>
      <w:tr w14:paraId="672CC2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5FCFC751">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5</w:t>
            </w:r>
          </w:p>
        </w:tc>
        <w:tc>
          <w:tcPr>
            <w:tcW w:w="2286" w:type="dxa"/>
            <w:tcBorders>
              <w:top w:val="nil"/>
              <w:left w:val="nil"/>
              <w:bottom w:val="nil"/>
              <w:right w:val="nil"/>
            </w:tcBorders>
            <w:tcMar>
              <w:top w:w="-1" w:type="dxa"/>
              <w:left w:w="-1" w:type="dxa"/>
              <w:bottom w:w="-1" w:type="dxa"/>
              <w:right w:w="-1" w:type="dxa"/>
            </w:tcMar>
            <w:vAlign w:val="top"/>
          </w:tcPr>
          <w:p w14:paraId="2910959C">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工作流截图</w:t>
            </w:r>
          </w:p>
        </w:tc>
        <w:tc>
          <w:tcPr>
            <w:tcW w:w="2286" w:type="dxa"/>
            <w:tcBorders>
              <w:top w:val="nil"/>
              <w:left w:val="nil"/>
              <w:bottom w:val="nil"/>
              <w:right w:val="nil"/>
            </w:tcBorders>
            <w:tcMar>
              <w:top w:w="-1" w:type="dxa"/>
              <w:left w:w="-1" w:type="dxa"/>
              <w:bottom w:w="-1" w:type="dxa"/>
              <w:right w:w="-1" w:type="dxa"/>
            </w:tcMar>
            <w:vAlign w:val="top"/>
          </w:tcPr>
          <w:p w14:paraId="5C8C8CB6">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包含整体流程和关键节点配置</w:t>
            </w:r>
          </w:p>
        </w:tc>
        <w:tc>
          <w:tcPr>
            <w:tcW w:w="2286" w:type="dxa"/>
            <w:tcBorders>
              <w:top w:val="nil"/>
              <w:left w:val="nil"/>
              <w:bottom w:val="nil"/>
              <w:right w:val="nil"/>
            </w:tcBorders>
            <w:tcMar>
              <w:top w:w="-1" w:type="dxa"/>
              <w:left w:w="-1" w:type="dxa"/>
              <w:bottom w:w="-1" w:type="dxa"/>
              <w:right w:w="-1" w:type="dxa"/>
            </w:tcMar>
            <w:vAlign w:val="top"/>
          </w:tcPr>
          <w:p w14:paraId="7872AC57">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 是  □ 否</w:t>
            </w:r>
          </w:p>
        </w:tc>
      </w:tr>
      <w:tr w14:paraId="6A00C3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239CB8C1">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6</w:t>
            </w:r>
          </w:p>
        </w:tc>
        <w:tc>
          <w:tcPr>
            <w:tcW w:w="2286" w:type="dxa"/>
            <w:tcBorders>
              <w:top w:val="nil"/>
              <w:left w:val="nil"/>
              <w:bottom w:val="nil"/>
              <w:right w:val="nil"/>
            </w:tcBorders>
            <w:tcMar>
              <w:top w:w="-1" w:type="dxa"/>
              <w:left w:w="-1" w:type="dxa"/>
              <w:bottom w:w="-1" w:type="dxa"/>
              <w:right w:w="-1" w:type="dxa"/>
            </w:tcMar>
            <w:vAlign w:val="top"/>
          </w:tcPr>
          <w:p w14:paraId="49081A58">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数据库截图</w:t>
            </w:r>
          </w:p>
        </w:tc>
        <w:tc>
          <w:tcPr>
            <w:tcW w:w="2286" w:type="dxa"/>
            <w:tcBorders>
              <w:top w:val="nil"/>
              <w:left w:val="nil"/>
              <w:bottom w:val="nil"/>
              <w:right w:val="nil"/>
            </w:tcBorders>
            <w:tcMar>
              <w:top w:w="-1" w:type="dxa"/>
              <w:left w:w="-1" w:type="dxa"/>
              <w:bottom w:w="-1" w:type="dxa"/>
              <w:right w:w="-1" w:type="dxa"/>
            </w:tcMar>
            <w:vAlign w:val="top"/>
          </w:tcPr>
          <w:p w14:paraId="46D4C5FF">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包含表结构和读写/查询结果</w:t>
            </w:r>
          </w:p>
        </w:tc>
        <w:tc>
          <w:tcPr>
            <w:tcW w:w="2286" w:type="dxa"/>
            <w:tcBorders>
              <w:top w:val="nil"/>
              <w:left w:val="nil"/>
              <w:bottom w:val="nil"/>
              <w:right w:val="nil"/>
            </w:tcBorders>
            <w:tcMar>
              <w:top w:w="-1" w:type="dxa"/>
              <w:left w:w="-1" w:type="dxa"/>
              <w:bottom w:w="-1" w:type="dxa"/>
              <w:right w:w="-1" w:type="dxa"/>
            </w:tcMar>
            <w:vAlign w:val="top"/>
          </w:tcPr>
          <w:p w14:paraId="0A6144E8">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 是  □ 否</w:t>
            </w:r>
          </w:p>
        </w:tc>
      </w:tr>
      <w:tr w14:paraId="449F39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4BAD91B4">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7</w:t>
            </w:r>
          </w:p>
        </w:tc>
        <w:tc>
          <w:tcPr>
            <w:tcW w:w="2286" w:type="dxa"/>
            <w:tcBorders>
              <w:top w:val="nil"/>
              <w:left w:val="nil"/>
              <w:bottom w:val="nil"/>
              <w:right w:val="nil"/>
            </w:tcBorders>
            <w:tcMar>
              <w:top w:w="-1" w:type="dxa"/>
              <w:left w:w="-1" w:type="dxa"/>
              <w:bottom w:w="-1" w:type="dxa"/>
              <w:right w:w="-1" w:type="dxa"/>
            </w:tcMar>
            <w:vAlign w:val="top"/>
          </w:tcPr>
          <w:p w14:paraId="36537040">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知识库截图</w:t>
            </w:r>
          </w:p>
        </w:tc>
        <w:tc>
          <w:tcPr>
            <w:tcW w:w="2286" w:type="dxa"/>
            <w:tcBorders>
              <w:top w:val="nil"/>
              <w:left w:val="nil"/>
              <w:bottom w:val="nil"/>
              <w:right w:val="nil"/>
            </w:tcBorders>
            <w:tcMar>
              <w:top w:w="-1" w:type="dxa"/>
              <w:left w:w="-1" w:type="dxa"/>
              <w:bottom w:w="-1" w:type="dxa"/>
              <w:right w:w="-1" w:type="dxa"/>
            </w:tcMar>
            <w:vAlign w:val="top"/>
          </w:tcPr>
          <w:p w14:paraId="6B2B5CDC">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包含文件列表、检索测试或回答引用结果</w:t>
            </w:r>
          </w:p>
        </w:tc>
        <w:tc>
          <w:tcPr>
            <w:tcW w:w="2286" w:type="dxa"/>
            <w:tcBorders>
              <w:top w:val="nil"/>
              <w:left w:val="nil"/>
              <w:bottom w:val="nil"/>
              <w:right w:val="nil"/>
            </w:tcBorders>
            <w:tcMar>
              <w:top w:w="-1" w:type="dxa"/>
              <w:left w:w="-1" w:type="dxa"/>
              <w:bottom w:w="-1" w:type="dxa"/>
              <w:right w:w="-1" w:type="dxa"/>
            </w:tcMar>
            <w:vAlign w:val="top"/>
          </w:tcPr>
          <w:p w14:paraId="6A89AB7E">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 是  □ 否</w:t>
            </w:r>
          </w:p>
        </w:tc>
      </w:tr>
      <w:tr w14:paraId="3D5177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086CD732">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8</w:t>
            </w:r>
          </w:p>
        </w:tc>
        <w:tc>
          <w:tcPr>
            <w:tcW w:w="2286" w:type="dxa"/>
            <w:tcBorders>
              <w:top w:val="nil"/>
              <w:left w:val="nil"/>
              <w:bottom w:val="nil"/>
              <w:right w:val="nil"/>
            </w:tcBorders>
            <w:tcMar>
              <w:top w:w="-1" w:type="dxa"/>
              <w:left w:w="-1" w:type="dxa"/>
              <w:bottom w:w="-1" w:type="dxa"/>
              <w:right w:w="-1" w:type="dxa"/>
            </w:tcMar>
            <w:vAlign w:val="top"/>
          </w:tcPr>
          <w:p w14:paraId="6FF24C9C">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插件调用截图</w:t>
            </w:r>
          </w:p>
        </w:tc>
        <w:tc>
          <w:tcPr>
            <w:tcW w:w="2286" w:type="dxa"/>
            <w:tcBorders>
              <w:top w:val="nil"/>
              <w:left w:val="nil"/>
              <w:bottom w:val="nil"/>
              <w:right w:val="nil"/>
            </w:tcBorders>
            <w:tcMar>
              <w:top w:w="-1" w:type="dxa"/>
              <w:left w:w="-1" w:type="dxa"/>
              <w:bottom w:w="-1" w:type="dxa"/>
              <w:right w:w="-1" w:type="dxa"/>
            </w:tcMar>
            <w:vAlign w:val="top"/>
          </w:tcPr>
          <w:p w14:paraId="09F6A34D">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包含插件配置、参数和调用成功结果</w:t>
            </w:r>
          </w:p>
        </w:tc>
        <w:tc>
          <w:tcPr>
            <w:tcW w:w="2286" w:type="dxa"/>
            <w:tcBorders>
              <w:top w:val="nil"/>
              <w:left w:val="nil"/>
              <w:bottom w:val="nil"/>
              <w:right w:val="nil"/>
            </w:tcBorders>
            <w:tcMar>
              <w:top w:w="-1" w:type="dxa"/>
              <w:left w:w="-1" w:type="dxa"/>
              <w:bottom w:w="-1" w:type="dxa"/>
              <w:right w:w="-1" w:type="dxa"/>
            </w:tcMar>
            <w:vAlign w:val="top"/>
          </w:tcPr>
          <w:p w14:paraId="1950538B">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 是  □ 否</w:t>
            </w:r>
          </w:p>
        </w:tc>
      </w:tr>
      <w:tr w14:paraId="17D420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single" w:color="auto" w:sz="12" w:space="0"/>
              <w:right w:val="nil"/>
            </w:tcBorders>
            <w:tcMar>
              <w:top w:w="-1" w:type="dxa"/>
              <w:left w:w="-1" w:type="dxa"/>
              <w:bottom w:w="-1" w:type="dxa"/>
              <w:right w:w="-1" w:type="dxa"/>
            </w:tcMar>
            <w:vAlign w:val="top"/>
          </w:tcPr>
          <w:p w14:paraId="5C72877D">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9</w:t>
            </w:r>
          </w:p>
        </w:tc>
        <w:tc>
          <w:tcPr>
            <w:tcW w:w="2286" w:type="dxa"/>
            <w:tcBorders>
              <w:top w:val="nil"/>
              <w:left w:val="nil"/>
              <w:bottom w:val="single" w:color="auto" w:sz="12" w:space="0"/>
              <w:right w:val="nil"/>
            </w:tcBorders>
            <w:tcMar>
              <w:top w:w="-1" w:type="dxa"/>
              <w:left w:w="-1" w:type="dxa"/>
              <w:bottom w:w="-1" w:type="dxa"/>
              <w:right w:w="-1" w:type="dxa"/>
            </w:tcMar>
            <w:vAlign w:val="top"/>
          </w:tcPr>
          <w:p w14:paraId="0CDE2EF2">
            <w:pPr>
              <w:snapToGrid w:val="0"/>
              <w:spacing w:line="240" w:lineRule="auto"/>
              <w:ind w:left="0" w:leftChars="0" w:right="0" w:rightChars="0" w:firstLine="0" w:firstLineChars="0"/>
              <w:jc w:val="center"/>
              <w:rPr>
                <w:rFonts w:ascii="Times New Roman" w:eastAsia="宋体"/>
                <w:color w:val="auto"/>
                <w:sz w:val="21"/>
                <w:szCs w:val="28"/>
              </w:rPr>
            </w:pPr>
            <w:r>
              <w:rPr>
                <w:rFonts w:ascii="SimSun" w:hAnsi="SimSun" w:eastAsia="宋体"/>
                <w:sz w:val="24"/>
                <w:szCs w:val="24"/>
              </w:rPr>
              <w:t>测试记录</w:t>
            </w:r>
          </w:p>
        </w:tc>
        <w:tc>
          <w:tcPr>
            <w:tcW w:w="2286" w:type="dxa"/>
            <w:tcBorders>
              <w:top w:val="nil"/>
              <w:left w:val="nil"/>
              <w:bottom w:val="single" w:color="auto" w:sz="12" w:space="0"/>
              <w:right w:val="nil"/>
            </w:tcBorders>
            <w:tcMar>
              <w:top w:w="-1" w:type="dxa"/>
              <w:left w:w="-1" w:type="dxa"/>
              <w:bottom w:w="-1" w:type="dxa"/>
              <w:right w:w="-1" w:type="dxa"/>
            </w:tcMar>
            <w:vAlign w:val="top"/>
          </w:tcPr>
          <w:p w14:paraId="3E0C5453">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至少3个典型用例，建议覆盖5类能力</w:t>
            </w:r>
          </w:p>
        </w:tc>
        <w:tc>
          <w:tcPr>
            <w:tcW w:w="2286" w:type="dxa"/>
            <w:tcBorders>
              <w:top w:val="nil"/>
              <w:left w:val="nil"/>
              <w:bottom w:val="single" w:color="auto" w:sz="12" w:space="0"/>
              <w:right w:val="nil"/>
            </w:tcBorders>
            <w:tcMar>
              <w:top w:w="-1" w:type="dxa"/>
              <w:left w:w="-1" w:type="dxa"/>
              <w:bottom w:w="-1" w:type="dxa"/>
              <w:right w:w="-1" w:type="dxa"/>
            </w:tcMar>
            <w:vAlign w:val="top"/>
          </w:tcPr>
          <w:p w14:paraId="1F3A492C">
            <w:pPr>
              <w:snapToGrid w:val="0"/>
              <w:spacing w:line="240" w:lineRule="auto"/>
              <w:ind w:left="0" w:leftChars="0" w:right="0" w:rightChars="0" w:firstLine="0" w:firstLineChars="0"/>
              <w:jc w:val="left"/>
              <w:rPr>
                <w:rFonts w:ascii="Times New Roman" w:eastAsia="宋体"/>
                <w:color w:val="auto"/>
                <w:sz w:val="21"/>
                <w:szCs w:val="28"/>
              </w:rPr>
            </w:pPr>
            <w:r>
              <w:rPr>
                <w:rFonts w:ascii="SimSun" w:hAnsi="SimSun" w:eastAsia="宋体"/>
                <w:sz w:val="24"/>
                <w:szCs w:val="24"/>
              </w:rPr>
              <w:t>□ 是  □ 否</w:t>
            </w:r>
          </w:p>
        </w:tc>
      </w:tr>
    </w:tbl>
    <w:p w14:paraId="20CC72FE">
      <w:pPr>
        <w:rPr>
          <w:color w:val="auto"/>
        </w:rPr>
      </w:pPr>
    </w:p>
    <w:p w14:paraId="18171553">
      <w:pPr>
        <w:rPr>
          <w:color w:val="auto"/>
        </w:rPr>
      </w:pPr>
      <w:r>
        <w:rPr>
          <w:rFonts w:ascii="SimSun" w:hAnsi="SimSun" w:eastAsia="宋体"/>
          <w:sz w:val="24"/>
          <w:szCs w:val="24"/>
        </w:rPr>
        <w:br w:type="page"/>
      </w:r>
    </w:p>
    <w:p w14:paraId="23FC20FB">
      <w:pPr>
        <w:pStyle w:val="3"/>
        <w:jc w:val="center"/>
        <w:rPr>
          <w:color w:val="auto"/>
        </w:rPr>
      </w:pPr>
      <w:bookmarkStart w:id="30" w:name="_Toc15241"/>
      <w:r>
        <w:rPr>
          <w:rFonts w:ascii="SimSun" w:hAnsi="SimSun" w:eastAsia="宋体"/>
          <w:sz w:val="30"/>
          <w:szCs w:val="30"/>
          <w:b/>
          <w:bCs/>
        </w:rPr>
        <w:t>附录B 课程报告评分标准</w:t>
      </w:r>
      <w:bookmarkEnd w:id="30"/>
    </w:p>
    <w:p w14:paraId="2A7B3523">
      <w:pPr>
        <w:spacing w:after="120" w:line="288" w:lineRule="auto"/>
        <w:ind w:firstLine="420"/>
        <w:rPr>
          <w:rFonts w:hint="eastAsia"/>
          <w:color w:val="auto"/>
        </w:rPr>
      </w:pPr>
      <w:r>
        <w:rPr>
          <w:rFonts w:ascii="SimSun" w:hAnsi="SimSun" w:eastAsia="宋体"/>
          <w:sz w:val="24"/>
          <w:szCs w:val="24"/>
        </w:rPr>
        <w:t>总分100分。教师可根据课程实际情况微调权重。</w:t>
      </w:r>
    </w:p>
    <w:tbl>
      <w:tblPr>
        <w:tblStyle w:val="36"/>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786"/>
        <w:gridCol w:w="463"/>
        <w:gridCol w:w="6178"/>
        <w:gridCol w:w="979"/>
      </w:tblGrid>
      <w:tr w14:paraId="73807A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A397A43">
            <w:pPr>
              <w:snapToGrid w:val="0"/>
              <w:spacing w:line="240" w:lineRule="auto"/>
              <w:ind w:left="0" w:leftChars="0" w:right="0" w:rightChars="0" w:firstLine="0" w:firstLineChars="0"/>
              <w:jc w:val="center"/>
              <w:rPr>
                <w:rFonts w:hint="eastAsia" w:ascii="宋体" w:hAnsi="宋体" w:eastAsia="宋体" w:cs="宋体"/>
                <w:b/>
                <w:color w:val="auto"/>
                <w:sz w:val="21"/>
                <w:szCs w:val="21"/>
              </w:rPr>
            </w:pPr>
            <w:r>
              <w:rPr>
                <w:rFonts w:ascii="SimSun" w:hAnsi="SimSun" w:eastAsia="宋体"/>
                <w:sz w:val="24"/>
                <w:szCs w:val="24"/>
              </w:rPr>
              <w:t>一级指标</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06DE5A66">
            <w:pPr>
              <w:snapToGrid w:val="0"/>
              <w:spacing w:line="240" w:lineRule="auto"/>
              <w:ind w:left="0" w:leftChars="0" w:right="0" w:rightChars="0" w:firstLine="0" w:firstLineChars="0"/>
              <w:jc w:val="center"/>
              <w:rPr>
                <w:rFonts w:hint="eastAsia" w:ascii="宋体" w:hAnsi="宋体" w:eastAsia="宋体" w:cs="宋体"/>
                <w:b/>
                <w:color w:val="auto"/>
                <w:sz w:val="21"/>
                <w:szCs w:val="21"/>
              </w:rPr>
            </w:pPr>
            <w:r>
              <w:rPr>
                <w:rFonts w:ascii="SimSun" w:hAnsi="SimSun" w:eastAsia="宋体"/>
                <w:sz w:val="24"/>
                <w:szCs w:val="24"/>
              </w:rPr>
              <w:t>分值</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DDD0B75">
            <w:pPr>
              <w:snapToGrid w:val="0"/>
              <w:spacing w:line="240" w:lineRule="auto"/>
              <w:ind w:left="0" w:leftChars="0" w:right="0" w:rightChars="0" w:firstLine="0" w:firstLineChars="0"/>
              <w:jc w:val="center"/>
              <w:rPr>
                <w:rFonts w:hint="eastAsia" w:ascii="宋体" w:hAnsi="宋体" w:eastAsia="宋体" w:cs="宋体"/>
                <w:b/>
                <w:color w:val="auto"/>
                <w:sz w:val="21"/>
                <w:szCs w:val="21"/>
              </w:rPr>
            </w:pPr>
            <w:r>
              <w:rPr>
                <w:rFonts w:ascii="SimSun" w:hAnsi="SimSun" w:eastAsia="宋体"/>
                <w:sz w:val="24"/>
                <w:szCs w:val="24"/>
              </w:rPr>
              <w:t>评价要点</w:t>
            </w:r>
          </w:p>
        </w:tc>
        <w:tc>
          <w:tcPr>
            <w:tcW w:w="2286" w:type="dxa"/>
            <w:tcBorders>
              <w:top w:val="single" w:color="auto" w:sz="12" w:space="0"/>
              <w:left w:val="nil"/>
              <w:bottom w:val="nil"/>
              <w:right w:val="nil"/>
            </w:tcBorders>
            <w:shd w:val="clear" w:color="auto" w:fill="D9EAF7"/>
            <w:tcMar>
              <w:top w:w="-1" w:type="dxa"/>
              <w:left w:w="-1" w:type="dxa"/>
              <w:bottom w:w="-1" w:type="dxa"/>
              <w:right w:w="-1" w:type="dxa"/>
            </w:tcMar>
            <w:vAlign w:val="top"/>
          </w:tcPr>
          <w:p w14:paraId="1C79B00D">
            <w:pPr>
              <w:snapToGrid w:val="0"/>
              <w:spacing w:line="240" w:lineRule="auto"/>
              <w:ind w:left="0" w:leftChars="0" w:right="0" w:rightChars="0" w:firstLine="0" w:firstLineChars="0"/>
              <w:jc w:val="center"/>
              <w:rPr>
                <w:rFonts w:hint="eastAsia" w:ascii="宋体" w:hAnsi="宋体" w:eastAsia="宋体" w:cs="宋体"/>
                <w:b/>
                <w:color w:val="auto"/>
                <w:sz w:val="21"/>
                <w:szCs w:val="21"/>
                <w:lang w:eastAsia="zh-CN"/>
              </w:rPr>
            </w:pPr>
            <w:r>
              <w:rPr>
                <w:rFonts w:ascii="SimSun" w:hAnsi="SimSun" w:eastAsia="宋体"/>
                <w:sz w:val="24"/>
                <w:szCs w:val="24"/>
              </w:rPr>
              <w:t>得分</w:t>
            </w:r>
          </w:p>
        </w:tc>
      </w:tr>
      <w:tr w14:paraId="4162EE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single" w:color="auto" w:sz="4" w:space="0"/>
              <w:left w:val="nil"/>
              <w:bottom w:val="nil"/>
              <w:right w:val="nil"/>
            </w:tcBorders>
            <w:tcMar>
              <w:top w:w="-1" w:type="dxa"/>
              <w:left w:w="-1" w:type="dxa"/>
              <w:bottom w:w="-1" w:type="dxa"/>
              <w:right w:w="-1" w:type="dxa"/>
            </w:tcMar>
            <w:vAlign w:val="top"/>
          </w:tcPr>
          <w:p w14:paraId="0C2ADDD0">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选题与需求分析</w:t>
            </w:r>
          </w:p>
        </w:tc>
        <w:tc>
          <w:tcPr>
            <w:tcW w:w="2286" w:type="dxa"/>
            <w:tcBorders>
              <w:top w:val="single" w:color="auto" w:sz="4" w:space="0"/>
              <w:left w:val="nil"/>
              <w:bottom w:val="nil"/>
              <w:right w:val="nil"/>
            </w:tcBorders>
            <w:tcMar>
              <w:top w:w="-1" w:type="dxa"/>
              <w:left w:w="-1" w:type="dxa"/>
              <w:bottom w:w="-1" w:type="dxa"/>
              <w:right w:w="-1" w:type="dxa"/>
            </w:tcMar>
            <w:vAlign w:val="top"/>
          </w:tcPr>
          <w:p w14:paraId="64177794">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10</w:t>
            </w:r>
          </w:p>
        </w:tc>
        <w:tc>
          <w:tcPr>
            <w:tcW w:w="2286" w:type="dxa"/>
            <w:tcBorders>
              <w:top w:val="single" w:color="auto" w:sz="4" w:space="0"/>
              <w:left w:val="nil"/>
              <w:bottom w:val="nil"/>
              <w:right w:val="nil"/>
            </w:tcBorders>
            <w:tcMar>
              <w:top w:w="-1" w:type="dxa"/>
              <w:left w:w="-1" w:type="dxa"/>
              <w:bottom w:w="-1" w:type="dxa"/>
              <w:right w:w="-1" w:type="dxa"/>
            </w:tcMar>
            <w:vAlign w:val="top"/>
          </w:tcPr>
          <w:p w14:paraId="71408F22">
            <w:pPr>
              <w:snapToGrid w:val="0"/>
              <w:spacing w:line="240" w:lineRule="auto"/>
              <w:ind w:left="0" w:leftChars="0" w:right="0" w:rightChars="0" w:firstLine="0" w:firstLineChars="0"/>
              <w:jc w:val="left"/>
              <w:rPr>
                <w:rFonts w:hint="eastAsia" w:ascii="宋体" w:hAnsi="宋体" w:eastAsia="宋体" w:cs="宋体"/>
                <w:color w:val="auto"/>
                <w:sz w:val="21"/>
                <w:szCs w:val="21"/>
              </w:rPr>
            </w:pPr>
            <w:r>
              <w:rPr>
                <w:rFonts w:ascii="SimSun" w:hAnsi="SimSun" w:eastAsia="宋体"/>
                <w:sz w:val="24"/>
                <w:szCs w:val="24"/>
              </w:rPr>
              <w:t>场景真实、问题明确、用户和功能目标清晰。</w:t>
            </w:r>
          </w:p>
        </w:tc>
        <w:tc>
          <w:tcPr>
            <w:tcW w:w="2286" w:type="dxa"/>
            <w:tcBorders>
              <w:top w:val="single" w:color="auto" w:sz="4" w:space="0"/>
              <w:left w:val="nil"/>
              <w:bottom w:val="nil"/>
              <w:right w:val="nil"/>
            </w:tcBorders>
            <w:tcMar>
              <w:top w:w="-1" w:type="dxa"/>
              <w:left w:w="-1" w:type="dxa"/>
              <w:bottom w:w="-1" w:type="dxa"/>
              <w:right w:w="-1" w:type="dxa"/>
            </w:tcMar>
            <w:vAlign w:val="top"/>
          </w:tcPr>
          <w:p>
            <w:r>
              <w:rPr>
                <w:rFonts w:ascii="SimSun" w:hAnsi="SimSun" w:eastAsia="宋体"/>
                <w:sz w:val="24"/>
                <w:szCs w:val="24"/>
              </w:rPr>
              <w:t>资料未载明</w:t>
            </w:r>
          </w:p>
        </w:tc>
      </w:tr>
      <w:tr w14:paraId="59B400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52BA1438">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角色设定与提示词设计</w:t>
            </w:r>
          </w:p>
        </w:tc>
        <w:tc>
          <w:tcPr>
            <w:tcW w:w="2286" w:type="dxa"/>
            <w:tcBorders>
              <w:top w:val="nil"/>
              <w:left w:val="nil"/>
              <w:bottom w:val="nil"/>
              <w:right w:val="nil"/>
            </w:tcBorders>
            <w:tcMar>
              <w:top w:w="-1" w:type="dxa"/>
              <w:left w:w="-1" w:type="dxa"/>
              <w:bottom w:w="-1" w:type="dxa"/>
              <w:right w:w="-1" w:type="dxa"/>
            </w:tcMar>
            <w:vAlign w:val="top"/>
          </w:tcPr>
          <w:p w14:paraId="3F4C8B3F">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15</w:t>
            </w:r>
          </w:p>
        </w:tc>
        <w:tc>
          <w:tcPr>
            <w:tcW w:w="2286" w:type="dxa"/>
            <w:tcBorders>
              <w:top w:val="nil"/>
              <w:left w:val="nil"/>
              <w:bottom w:val="nil"/>
              <w:right w:val="nil"/>
            </w:tcBorders>
            <w:tcMar>
              <w:top w:w="-1" w:type="dxa"/>
              <w:left w:w="-1" w:type="dxa"/>
              <w:bottom w:w="-1" w:type="dxa"/>
              <w:right w:w="-1" w:type="dxa"/>
            </w:tcMar>
            <w:vAlign w:val="top"/>
          </w:tcPr>
          <w:p w14:paraId="6D1B077C">
            <w:pPr>
              <w:snapToGrid w:val="0"/>
              <w:spacing w:line="240" w:lineRule="auto"/>
              <w:ind w:left="0" w:leftChars="0" w:right="0" w:rightChars="0" w:firstLine="0" w:firstLineChars="0"/>
              <w:jc w:val="left"/>
              <w:rPr>
                <w:rFonts w:hint="eastAsia" w:ascii="宋体" w:hAnsi="宋体" w:eastAsia="宋体" w:cs="宋体"/>
                <w:color w:val="auto"/>
                <w:sz w:val="21"/>
                <w:szCs w:val="21"/>
              </w:rPr>
            </w:pPr>
            <w:r>
              <w:rPr>
                <w:rFonts w:ascii="SimSun" w:hAnsi="SimSun" w:eastAsia="宋体"/>
                <w:sz w:val="24"/>
                <w:szCs w:val="24"/>
              </w:rPr>
              <w:t>身份、任务、规则、输出格式、边界约束完整，体现迭代。</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资料未载明</w:t>
            </w:r>
          </w:p>
        </w:tc>
      </w:tr>
      <w:tr w14:paraId="2E3927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5960DCF4">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工作流设计与实现</w:t>
            </w:r>
          </w:p>
        </w:tc>
        <w:tc>
          <w:tcPr>
            <w:tcW w:w="2286" w:type="dxa"/>
            <w:tcBorders>
              <w:top w:val="nil"/>
              <w:left w:val="nil"/>
              <w:bottom w:val="nil"/>
              <w:right w:val="nil"/>
            </w:tcBorders>
            <w:tcMar>
              <w:top w:w="-1" w:type="dxa"/>
              <w:left w:w="-1" w:type="dxa"/>
              <w:bottom w:w="-1" w:type="dxa"/>
              <w:right w:w="-1" w:type="dxa"/>
            </w:tcMar>
            <w:vAlign w:val="top"/>
          </w:tcPr>
          <w:p w14:paraId="22AD6ED2">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20</w:t>
            </w:r>
          </w:p>
        </w:tc>
        <w:tc>
          <w:tcPr>
            <w:tcW w:w="2286" w:type="dxa"/>
            <w:tcBorders>
              <w:top w:val="nil"/>
              <w:left w:val="nil"/>
              <w:bottom w:val="nil"/>
              <w:right w:val="nil"/>
            </w:tcBorders>
            <w:tcMar>
              <w:top w:w="-1" w:type="dxa"/>
              <w:left w:w="-1" w:type="dxa"/>
              <w:bottom w:w="-1" w:type="dxa"/>
              <w:right w:w="-1" w:type="dxa"/>
            </w:tcMar>
            <w:vAlign w:val="top"/>
          </w:tcPr>
          <w:p w14:paraId="78C48A13">
            <w:pPr>
              <w:snapToGrid w:val="0"/>
              <w:spacing w:line="240" w:lineRule="auto"/>
              <w:ind w:left="0" w:leftChars="0" w:right="0" w:rightChars="0" w:firstLine="0" w:firstLineChars="0"/>
              <w:jc w:val="left"/>
              <w:rPr>
                <w:rFonts w:hint="eastAsia" w:ascii="宋体" w:hAnsi="宋体" w:eastAsia="宋体" w:cs="宋体"/>
                <w:color w:val="auto"/>
                <w:sz w:val="21"/>
                <w:szCs w:val="21"/>
              </w:rPr>
            </w:pPr>
            <w:r>
              <w:rPr>
                <w:rFonts w:ascii="SimSun" w:hAnsi="SimSun" w:eastAsia="宋体"/>
                <w:sz w:val="24"/>
                <w:szCs w:val="24"/>
              </w:rPr>
              <w:t>流程节点完整，变量传递清晰，能自动完成多步骤任务。</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20</w:t>
            </w:r>
          </w:p>
        </w:tc>
      </w:tr>
      <w:tr w14:paraId="338287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17E2A2BA">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数据库设计与使用</w:t>
            </w:r>
          </w:p>
        </w:tc>
        <w:tc>
          <w:tcPr>
            <w:tcW w:w="2286" w:type="dxa"/>
            <w:tcBorders>
              <w:top w:val="nil"/>
              <w:left w:val="nil"/>
              <w:bottom w:val="nil"/>
              <w:right w:val="nil"/>
            </w:tcBorders>
            <w:tcMar>
              <w:top w:w="-1" w:type="dxa"/>
              <w:left w:w="-1" w:type="dxa"/>
              <w:bottom w:w="-1" w:type="dxa"/>
              <w:right w:w="-1" w:type="dxa"/>
            </w:tcMar>
            <w:vAlign w:val="top"/>
          </w:tcPr>
          <w:p w14:paraId="5E809A8E">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10</w:t>
            </w:r>
          </w:p>
        </w:tc>
        <w:tc>
          <w:tcPr>
            <w:tcW w:w="2286" w:type="dxa"/>
            <w:tcBorders>
              <w:top w:val="nil"/>
              <w:left w:val="nil"/>
              <w:bottom w:val="nil"/>
              <w:right w:val="nil"/>
            </w:tcBorders>
            <w:tcMar>
              <w:top w:w="-1" w:type="dxa"/>
              <w:left w:w="-1" w:type="dxa"/>
              <w:bottom w:w="-1" w:type="dxa"/>
              <w:right w:w="-1" w:type="dxa"/>
            </w:tcMar>
            <w:vAlign w:val="top"/>
          </w:tcPr>
          <w:p w14:paraId="744115A3">
            <w:pPr>
              <w:snapToGrid w:val="0"/>
              <w:spacing w:line="240" w:lineRule="auto"/>
              <w:ind w:left="0" w:leftChars="0" w:right="0" w:rightChars="0" w:firstLine="0" w:firstLineChars="0"/>
              <w:jc w:val="left"/>
              <w:rPr>
                <w:rFonts w:hint="eastAsia" w:ascii="宋体" w:hAnsi="宋体" w:eastAsia="宋体" w:cs="宋体"/>
                <w:color w:val="auto"/>
                <w:sz w:val="21"/>
                <w:szCs w:val="21"/>
              </w:rPr>
            </w:pPr>
            <w:r>
              <w:rPr>
                <w:rFonts w:ascii="SimSun" w:hAnsi="SimSun" w:eastAsia="宋体"/>
                <w:sz w:val="24"/>
                <w:szCs w:val="24"/>
              </w:rPr>
              <w:t>表结构合理，能完成数据新增、查询、更新或记录。</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资料未载明</w:t>
            </w:r>
          </w:p>
        </w:tc>
      </w:tr>
      <w:tr w14:paraId="7B328A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388DC52A">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知识库建设与检索</w:t>
            </w:r>
          </w:p>
        </w:tc>
        <w:tc>
          <w:tcPr>
            <w:tcW w:w="2286" w:type="dxa"/>
            <w:tcBorders>
              <w:top w:val="nil"/>
              <w:left w:val="nil"/>
              <w:bottom w:val="nil"/>
              <w:right w:val="nil"/>
            </w:tcBorders>
            <w:tcMar>
              <w:top w:w="-1" w:type="dxa"/>
              <w:left w:w="-1" w:type="dxa"/>
              <w:bottom w:w="-1" w:type="dxa"/>
              <w:right w:w="-1" w:type="dxa"/>
            </w:tcMar>
            <w:vAlign w:val="top"/>
          </w:tcPr>
          <w:p w14:paraId="60129AD9">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10</w:t>
            </w:r>
          </w:p>
        </w:tc>
        <w:tc>
          <w:tcPr>
            <w:tcW w:w="2286" w:type="dxa"/>
            <w:tcBorders>
              <w:top w:val="nil"/>
              <w:left w:val="nil"/>
              <w:bottom w:val="nil"/>
              <w:right w:val="nil"/>
            </w:tcBorders>
            <w:tcMar>
              <w:top w:w="-1" w:type="dxa"/>
              <w:left w:w="-1" w:type="dxa"/>
              <w:bottom w:w="-1" w:type="dxa"/>
              <w:right w:w="-1" w:type="dxa"/>
            </w:tcMar>
            <w:vAlign w:val="top"/>
          </w:tcPr>
          <w:p w14:paraId="5DAE7EC0">
            <w:pPr>
              <w:snapToGrid w:val="0"/>
              <w:spacing w:line="240" w:lineRule="auto"/>
              <w:ind w:left="0" w:leftChars="0" w:right="0" w:rightChars="0" w:firstLine="0" w:firstLineChars="0"/>
              <w:jc w:val="left"/>
              <w:rPr>
                <w:rFonts w:hint="eastAsia" w:ascii="宋体" w:hAnsi="宋体" w:eastAsia="宋体" w:cs="宋体"/>
                <w:color w:val="auto"/>
                <w:sz w:val="21"/>
                <w:szCs w:val="21"/>
              </w:rPr>
            </w:pPr>
            <w:r>
              <w:rPr>
                <w:rFonts w:ascii="SimSun" w:hAnsi="SimSun" w:eastAsia="宋体"/>
                <w:sz w:val="24"/>
                <w:szCs w:val="24"/>
              </w:rPr>
              <w:t>资料来源明确，整理规范，检索结果能支撑回答。</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资料未载明</w:t>
            </w:r>
          </w:p>
        </w:tc>
      </w:tr>
      <w:tr w14:paraId="4A1D7A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49F12978">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插件调用与扩展能力</w:t>
            </w:r>
          </w:p>
        </w:tc>
        <w:tc>
          <w:tcPr>
            <w:tcW w:w="2286" w:type="dxa"/>
            <w:tcBorders>
              <w:top w:val="nil"/>
              <w:left w:val="nil"/>
              <w:bottom w:val="nil"/>
              <w:right w:val="nil"/>
            </w:tcBorders>
            <w:tcMar>
              <w:top w:w="-1" w:type="dxa"/>
              <w:left w:w="-1" w:type="dxa"/>
              <w:bottom w:w="-1" w:type="dxa"/>
              <w:right w:w="-1" w:type="dxa"/>
            </w:tcMar>
            <w:vAlign w:val="top"/>
          </w:tcPr>
          <w:p w14:paraId="602F6025">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10</w:t>
            </w:r>
          </w:p>
        </w:tc>
        <w:tc>
          <w:tcPr>
            <w:tcW w:w="2286" w:type="dxa"/>
            <w:tcBorders>
              <w:top w:val="nil"/>
              <w:left w:val="nil"/>
              <w:bottom w:val="nil"/>
              <w:right w:val="nil"/>
            </w:tcBorders>
            <w:tcMar>
              <w:top w:w="-1" w:type="dxa"/>
              <w:left w:w="-1" w:type="dxa"/>
              <w:bottom w:w="-1" w:type="dxa"/>
              <w:right w:w="-1" w:type="dxa"/>
            </w:tcMar>
            <w:vAlign w:val="top"/>
          </w:tcPr>
          <w:p w14:paraId="4E751869">
            <w:pPr>
              <w:snapToGrid w:val="0"/>
              <w:spacing w:line="240" w:lineRule="auto"/>
              <w:ind w:left="0" w:leftChars="0" w:right="0" w:rightChars="0" w:firstLine="0" w:firstLineChars="0"/>
              <w:jc w:val="left"/>
              <w:rPr>
                <w:rFonts w:hint="eastAsia" w:ascii="宋体" w:hAnsi="宋体" w:eastAsia="宋体" w:cs="宋体"/>
                <w:color w:val="auto"/>
                <w:sz w:val="21"/>
                <w:szCs w:val="21"/>
              </w:rPr>
            </w:pPr>
            <w:r>
              <w:rPr>
                <w:rFonts w:ascii="SimSun" w:hAnsi="SimSun" w:eastAsia="宋体"/>
                <w:sz w:val="24"/>
                <w:szCs w:val="24"/>
              </w:rPr>
              <w:t>至少调用一种插件或外部工具，并能融入工作流。</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10</w:t>
            </w:r>
          </w:p>
        </w:tc>
      </w:tr>
      <w:tr w14:paraId="04B5DE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0CCB4D2D">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运行演示与测试效果</w:t>
            </w:r>
          </w:p>
        </w:tc>
        <w:tc>
          <w:tcPr>
            <w:tcW w:w="2286" w:type="dxa"/>
            <w:tcBorders>
              <w:top w:val="nil"/>
              <w:left w:val="nil"/>
              <w:bottom w:val="nil"/>
              <w:right w:val="nil"/>
            </w:tcBorders>
            <w:tcMar>
              <w:top w:w="-1" w:type="dxa"/>
              <w:left w:w="-1" w:type="dxa"/>
              <w:bottom w:w="-1" w:type="dxa"/>
              <w:right w:w="-1" w:type="dxa"/>
            </w:tcMar>
            <w:vAlign w:val="top"/>
          </w:tcPr>
          <w:p w14:paraId="417C9D98">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15</w:t>
            </w:r>
          </w:p>
        </w:tc>
        <w:tc>
          <w:tcPr>
            <w:tcW w:w="2286" w:type="dxa"/>
            <w:tcBorders>
              <w:top w:val="nil"/>
              <w:left w:val="nil"/>
              <w:bottom w:val="nil"/>
              <w:right w:val="nil"/>
            </w:tcBorders>
            <w:tcMar>
              <w:top w:w="-1" w:type="dxa"/>
              <w:left w:w="-1" w:type="dxa"/>
              <w:bottom w:w="-1" w:type="dxa"/>
              <w:right w:w="-1" w:type="dxa"/>
            </w:tcMar>
            <w:vAlign w:val="top"/>
          </w:tcPr>
          <w:p w14:paraId="5C4956B2">
            <w:pPr>
              <w:snapToGrid w:val="0"/>
              <w:spacing w:line="240" w:lineRule="auto"/>
              <w:ind w:left="0" w:leftChars="0" w:right="0" w:rightChars="0" w:firstLine="0" w:firstLineChars="0"/>
              <w:jc w:val="left"/>
              <w:rPr>
                <w:rFonts w:hint="eastAsia" w:ascii="宋体" w:hAnsi="宋体" w:eastAsia="宋体" w:cs="宋体"/>
                <w:color w:val="auto"/>
                <w:sz w:val="21"/>
                <w:szCs w:val="21"/>
              </w:rPr>
            </w:pPr>
            <w:r>
              <w:rPr>
                <w:rFonts w:ascii="SimSun" w:hAnsi="SimSun" w:eastAsia="宋体"/>
                <w:sz w:val="24"/>
                <w:szCs w:val="24"/>
              </w:rPr>
              <w:t>应用可运行、可演示，测试用例覆盖核心能力，截图/录屏清晰。</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14</w:t>
            </w:r>
          </w:p>
        </w:tc>
      </w:tr>
      <w:tr w14:paraId="26C611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tcBorders>
              <w:top w:val="nil"/>
              <w:left w:val="nil"/>
              <w:bottom w:val="nil"/>
              <w:right w:val="nil"/>
            </w:tcBorders>
            <w:tcMar>
              <w:top w:w="-1" w:type="dxa"/>
              <w:left w:w="-1" w:type="dxa"/>
              <w:bottom w:w="-1" w:type="dxa"/>
              <w:right w:w="-1" w:type="dxa"/>
            </w:tcMar>
            <w:vAlign w:val="top"/>
          </w:tcPr>
          <w:p w14:paraId="28F5183C">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报告规范与反思</w:t>
            </w:r>
          </w:p>
        </w:tc>
        <w:tc>
          <w:tcPr>
            <w:tcW w:w="2286" w:type="dxa"/>
            <w:tcBorders>
              <w:top w:val="nil"/>
              <w:left w:val="nil"/>
              <w:bottom w:val="nil"/>
              <w:right w:val="nil"/>
            </w:tcBorders>
            <w:tcMar>
              <w:top w:w="-1" w:type="dxa"/>
              <w:left w:w="-1" w:type="dxa"/>
              <w:bottom w:w="-1" w:type="dxa"/>
              <w:right w:w="-1" w:type="dxa"/>
            </w:tcMar>
            <w:vAlign w:val="top"/>
          </w:tcPr>
          <w:p w14:paraId="28E8B55C">
            <w:pPr>
              <w:snapToGrid w:val="0"/>
              <w:spacing w:line="240" w:lineRule="auto"/>
              <w:ind w:left="0" w:leftChars="0" w:right="0" w:rightChars="0" w:firstLine="0" w:firstLineChars="0"/>
              <w:jc w:val="center"/>
              <w:rPr>
                <w:rFonts w:hint="eastAsia" w:ascii="宋体" w:hAnsi="宋体" w:eastAsia="宋体" w:cs="宋体"/>
                <w:color w:val="auto"/>
                <w:sz w:val="21"/>
                <w:szCs w:val="21"/>
              </w:rPr>
            </w:pPr>
            <w:r>
              <w:rPr>
                <w:rFonts w:ascii="SimSun" w:hAnsi="SimSun" w:eastAsia="宋体"/>
                <w:sz w:val="24"/>
                <w:szCs w:val="24"/>
              </w:rPr>
              <w:t>10</w:t>
            </w:r>
          </w:p>
        </w:tc>
        <w:tc>
          <w:tcPr>
            <w:tcW w:w="2286" w:type="dxa"/>
            <w:tcBorders>
              <w:top w:val="nil"/>
              <w:left w:val="nil"/>
              <w:bottom w:val="nil"/>
              <w:right w:val="nil"/>
            </w:tcBorders>
            <w:tcMar>
              <w:top w:w="-1" w:type="dxa"/>
              <w:left w:w="-1" w:type="dxa"/>
              <w:bottom w:w="-1" w:type="dxa"/>
              <w:right w:w="-1" w:type="dxa"/>
            </w:tcMar>
            <w:vAlign w:val="top"/>
          </w:tcPr>
          <w:p w14:paraId="3C8F6B2D">
            <w:pPr>
              <w:snapToGrid w:val="0"/>
              <w:spacing w:line="240" w:lineRule="auto"/>
              <w:ind w:left="0" w:leftChars="0" w:right="0" w:rightChars="0" w:firstLine="0" w:firstLineChars="0"/>
              <w:jc w:val="left"/>
              <w:rPr>
                <w:rFonts w:hint="eastAsia" w:ascii="宋体" w:hAnsi="宋体" w:eastAsia="宋体" w:cs="宋体"/>
                <w:color w:val="auto"/>
                <w:sz w:val="21"/>
                <w:szCs w:val="21"/>
              </w:rPr>
            </w:pPr>
            <w:r>
              <w:rPr>
                <w:rFonts w:ascii="SimSun" w:hAnsi="SimSun" w:eastAsia="宋体"/>
                <w:sz w:val="24"/>
                <w:szCs w:val="24"/>
              </w:rPr>
              <w:t>结构完整、图表清晰、文字规范，有真实反思和改进方案。</w:t>
            </w:r>
          </w:p>
        </w:tc>
        <w:tc>
          <w:tcPr>
            <w:tcW w:w="2286" w:type="dxa"/>
            <w:tcBorders>
              <w:top w:val="nil"/>
              <w:left w:val="nil"/>
              <w:bottom w:val="nil"/>
              <w:right w:val="nil"/>
            </w:tcBorders>
            <w:tcMar>
              <w:top w:w="-1" w:type="dxa"/>
              <w:left w:w="-1" w:type="dxa"/>
              <w:bottom w:w="-1" w:type="dxa"/>
              <w:right w:w="-1" w:type="dxa"/>
            </w:tcMar>
            <w:vAlign w:val="top"/>
          </w:tcPr>
          <w:p>
            <w:r>
              <w:rPr>
                <w:rFonts w:ascii="SimSun" w:hAnsi="SimSun" w:eastAsia="宋体"/>
                <w:sz w:val="24"/>
                <w:szCs w:val="24"/>
              </w:rPr>
              <w:t>资料未载明</w:t>
            </w:r>
          </w:p>
        </w:tc>
      </w:tr>
      <w:tr w14:paraId="50C7C9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86" w:type="dxa"/>
            <w:gridSpan w:val="3"/>
            <w:tcBorders>
              <w:top w:val="nil"/>
              <w:left w:val="nil"/>
              <w:bottom w:val="single" w:color="auto" w:sz="12" w:space="0"/>
              <w:right w:val="nil"/>
            </w:tcBorders>
            <w:tcMar>
              <w:top w:w="-1" w:type="dxa"/>
              <w:left w:w="-1" w:type="dxa"/>
              <w:bottom w:w="-1" w:type="dxa"/>
              <w:right w:w="-1" w:type="dxa"/>
            </w:tcMar>
            <w:vAlign w:val="top"/>
          </w:tcPr>
          <w:p w14:paraId="4614AE29">
            <w:pPr>
              <w:snapToGrid w:val="0"/>
              <w:spacing w:line="240" w:lineRule="auto"/>
              <w:ind w:left="0" w:leftChars="0" w:right="0" w:rightChars="0" w:firstLine="0" w:firstLineChars="0"/>
              <w:jc w:val="center"/>
              <w:rPr>
                <w:rFonts w:hint="eastAsia" w:ascii="宋体" w:hAnsi="宋体" w:eastAsia="宋体" w:cs="宋体"/>
                <w:color w:val="auto"/>
                <w:sz w:val="21"/>
                <w:szCs w:val="21"/>
                <w:lang w:eastAsia="zh-CN"/>
              </w:rPr>
            </w:pPr>
            <w:r>
              <w:rPr>
                <w:rFonts w:ascii="SimSun" w:hAnsi="SimSun" w:eastAsia="宋体"/>
                <w:sz w:val="24"/>
                <w:szCs w:val="24"/>
              </w:rPr>
              <w:t>总分</w:t>
            </w:r>
          </w:p>
        </w:tc>
        <w:tc>
          <w:tcPr>
            <w:tcW w:w="2286" w:type="dxa"/>
            <w:tcBorders>
              <w:top w:val="nil"/>
              <w:left w:val="nil"/>
              <w:bottom w:val="single" w:color="auto" w:sz="12" w:space="0"/>
              <w:right w:val="nil"/>
            </w:tcBorders>
            <w:tcMar>
              <w:top w:w="-1" w:type="dxa"/>
              <w:left w:w="-1" w:type="dxa"/>
              <w:bottom w:w="-1" w:type="dxa"/>
              <w:right w:w="-1" w:type="dxa"/>
            </w:tcMar>
            <w:vAlign w:val="top"/>
          </w:tcPr>
          <w:p>
            <w:r>
              <w:rPr>
                <w:rFonts w:ascii="SimSun" w:hAnsi="SimSun" w:eastAsia="宋体"/>
                <w:sz w:val="24"/>
                <w:szCs w:val="24"/>
              </w:rPr>
              <w:t>资料未载明</w:t>
            </w:r>
          </w:p>
        </w:tc>
      </w:tr>
    </w:tbl>
    <w:p w14:paraId="4FBFF72D">
      <w:pPr>
        <w:rPr>
          <w:color w:val="auto"/>
        </w:rPr>
      </w:pPr>
    </w:p>
    <w:p w14:paraId="7D68463F">
      <w:pPr>
        <w:rPr>
          <w:color w:val="auto"/>
        </w:rPr>
      </w:pPr>
    </w:p>
    <w:sectPr>
      <w:headerReference r:id="rId18" w:type="first"/>
      <w:footerReference r:id="rId20" w:type="first"/>
      <w:headerReference r:id="rId17" w:type="default"/>
      <w:footerReference r:id="rId19" w:type="default"/>
      <w:pgSz w:w="12240" w:h="15840"/>
      <w:pgMar w:top="1247" w:right="1417" w:bottom="1134" w:left="1417" w:header="720" w:footer="720" w:gutter="0"/>
      <w:pgNumType w:fmt="decimal"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oy" w:date="2026-05-13T21:06:43Z" w:initials="">
    <w:p w14:paraId="2C458DAF">
      <w:pPr>
        <w:pStyle w:val="17"/>
        <w:rPr>
          <w:rFonts w:hint="default" w:eastAsia="宋体"/>
          <w:lang w:val="en-US" w:eastAsia="zh-CN"/>
        </w:rPr>
      </w:pPr>
      <w:r>
        <w:rPr>
          <w:rFonts w:hint="eastAsia"/>
          <w:lang w:val="en-US" w:eastAsia="zh-CN"/>
        </w:rPr>
        <w:t>完成作品后更新目录</w:t>
      </w:r>
    </w:p>
  </w:comment>
  <w:comment w:id="1" w:author="Joy" w:date="2026-05-13T21:18:22Z" w:initials="">
    <w:p w14:paraId="3848FE0C">
      <w:pPr>
        <w:pStyle w:val="17"/>
        <w:rPr>
          <w:rFonts w:hint="default" w:eastAsia="宋体"/>
          <w:lang w:val="en-US" w:eastAsia="zh-CN"/>
        </w:rPr>
      </w:pPr>
      <w:r>
        <w:rPr>
          <w:rFonts w:hint="eastAsia"/>
        </w:rPr>
        <w:t>正文不少于20页，宋体小四，1.5倍行间距</w:t>
      </w:r>
      <w:r>
        <w:rPr>
          <w:rFonts w:hint="eastAsia"/>
          <w:lang w:val="en-US" w:eastAsia="zh-CN"/>
        </w:rPr>
        <w:t>,标题样式已经在正文设置了，不用再修改。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C458DAF" w15:done="0"/>
  <w15:commentEx w15:paraId="3848FE0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宋体-18030">
    <w:altName w:val="微软雅黑"/>
    <w:panose1 w:val="00000000000000000000"/>
    <w:charset w:val="86"/>
    <w:family w:val="modern"/>
    <w:pitch w:val="default"/>
    <w:sig w:usb0="00000000" w:usb1="00000000" w:usb2="0000001E" w:usb3="00000000" w:csb0="003C004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F01C8">
    <w:pPr>
      <w:pStyle w:val="25"/>
      <w:jc w:val="center"/>
    </w:pPr>
    <w:r>
      <w:rPr>
        <w:rFonts w:ascii="Times New Roman" w:hAnsi="Times New Roman" w:eastAsia="宋体"/>
        <w:sz w:val="18"/>
      </w:rPr>
      <w:t xml:space="preserve">第 </w:t>
    </w:r>
    <w:r>
      <w:fldChar w:fldCharType="begin"/>
    </w:r>
    <w:r>
      <w:instrText xml:space="preserve">PAGE</w:instrText>
    </w:r>
    <w:r>
      <w:fldChar w:fldCharType="end"/>
    </w:r>
    <w:r>
      <w:rPr>
        <w:rFonts w:ascii="Times New Roman" w:hAnsi="Times New Roman" w:eastAsia="宋体"/>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810BE">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3248E">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087C2">
    <w:pPr>
      <w:pStyle w:val="2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F44A3">
    <w:pPr>
      <w:pStyle w:val="25"/>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AB4A3">
    <w:pPr>
      <w:pStyle w:val="2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00B71">
    <w:pPr>
      <w:pStyle w:val="2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FB4DF">
    <w:pPr>
      <w:pStyle w:val="25"/>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FDD3A">
                          <w:pPr>
                            <w:pStyle w:val="25"/>
                            <w:jc w:val="center"/>
                          </w:pPr>
                          <w:r>
                            <w:rPr>
                              <w:rFonts w:ascii="Times New Roman" w:hAnsi="Times New Roman" w:eastAsia="宋体"/>
                              <w:sz w:val="18"/>
                            </w:rPr>
                            <w:t xml:space="preserve">第 </w:t>
                          </w:r>
                          <w:r>
                            <w:fldChar w:fldCharType="begin"/>
                          </w:r>
                          <w:r>
                            <w:instrText xml:space="preserve">PAGE</w:instrText>
                          </w:r>
                          <w:r>
                            <w:fldChar w:fldCharType="end"/>
                          </w:r>
                          <w:r>
                            <w:rPr>
                              <w:rFonts w:ascii="Times New Roman" w:hAnsi="Times New Roman" w:eastAsia="宋体"/>
                              <w:sz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01FDD3A">
                    <w:pPr>
                      <w:pStyle w:val="25"/>
                      <w:jc w:val="center"/>
                    </w:pPr>
                    <w:r>
                      <w:rPr>
                        <w:rFonts w:ascii="Times New Roman" w:hAnsi="Times New Roman" w:eastAsia="宋体"/>
                        <w:sz w:val="18"/>
                      </w:rPr>
                      <w:t xml:space="preserve">第 </w:t>
                    </w:r>
                    <w:r>
                      <w:fldChar w:fldCharType="begin"/>
                    </w:r>
                    <w:r>
                      <w:instrText xml:space="preserve">PAGE</w:instrText>
                    </w:r>
                    <w:r>
                      <w:fldChar w:fldCharType="end"/>
                    </w:r>
                    <w:r>
                      <w:rPr>
                        <w:rFonts w:ascii="Times New Roman" w:hAnsi="Times New Roman" w:eastAsia="宋体"/>
                        <w:sz w:val="18"/>
                      </w:rP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83E17">
    <w:pPr>
      <w:pStyle w:val="25"/>
      <w:rPr>
        <w:rFonts w:hint="default"/>
        <w:lang w:val="en-US"/>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22E36A">
                          <w:pPr>
                            <w:pStyle w:val="25"/>
                            <w:rPr>
                              <w:rFonts w:hint="eastAsia" w:eastAsia="宋体"/>
                              <w:lang w:val="en-US" w:eastAsia="zh-CN"/>
                            </w:rPr>
                          </w:pPr>
                          <w:r>
                            <w:rPr>
                              <w:rFonts w:hint="eastAsia"/>
                              <w:lang w:val="en-US" w:eastAsia="zh-CN"/>
                            </w:rPr>
                            <w:t>第</w:t>
                          </w:r>
                          <w:r>
                            <w:fldChar w:fldCharType="begin"/>
                          </w:r>
                          <w:r>
                            <w:instrText xml:space="preserve"> PAGE  \* MERGEFORMAT </w:instrText>
                          </w:r>
                          <w:r>
                            <w:fldChar w:fldCharType="separate"/>
                          </w:r>
                          <w:r>
                            <w:t>1</w:t>
                          </w:r>
                          <w:r>
                            <w:fldChar w:fldCharType="end"/>
                          </w:r>
                          <w:r>
                            <w:rPr>
                              <w:rFonts w:hint="eastAsia"/>
                              <w:lang w:val="en-US"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A22E36A">
                    <w:pPr>
                      <w:pStyle w:val="25"/>
                      <w:rPr>
                        <w:rFonts w:hint="eastAsia" w:eastAsia="宋体"/>
                        <w:lang w:val="en-US" w:eastAsia="zh-CN"/>
                      </w:rPr>
                    </w:pPr>
                    <w:r>
                      <w:rPr>
                        <w:rFonts w:hint="eastAsia"/>
                        <w:lang w:val="en-US" w:eastAsia="zh-CN"/>
                      </w:rPr>
                      <w:t>第</w:t>
                    </w:r>
                    <w:r>
                      <w:fldChar w:fldCharType="begin"/>
                    </w:r>
                    <w:r>
                      <w:instrText xml:space="preserve"> PAGE  \* MERGEFORMAT </w:instrText>
                    </w:r>
                    <w:r>
                      <w:fldChar w:fldCharType="separate"/>
                    </w:r>
                    <w:r>
                      <w:t>1</w:t>
                    </w:r>
                    <w:r>
                      <w:fldChar w:fldCharType="end"/>
                    </w:r>
                    <w:r>
                      <w:rPr>
                        <w:rFonts w:hint="eastAsia"/>
                        <w:lang w:val="en-US" w:eastAsia="zh-CN"/>
                      </w:rPr>
                      <w:t>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2B0CB">
    <w:pPr>
      <w:pStyle w:val="26"/>
      <w:pBdr>
        <w:bottom w:val="single" w:color="auto" w:sz="4" w:space="0"/>
      </w:pBdr>
      <w:jc w:val="center"/>
      <w:rPr>
        <w:rFonts w:hint="default" w:eastAsia="宋体"/>
        <w:sz w:val="21"/>
        <w:szCs w:val="21"/>
        <w:lang w:val="en-US" w:eastAsia="zh-CN"/>
      </w:rPr>
    </w:pPr>
    <w:ins w:id="0" w:author="Joy" w:date="2026-05-13T21:12:42Z">
      <w:r>
        <w:rPr>
          <w:rFonts w:hint="eastAsia"/>
          <w:color w:val="646464"/>
          <w:sz w:val="21"/>
          <w:szCs w:val="21"/>
          <w:lang w:val="en-US" w:eastAsia="zh-CN"/>
        </w:rPr>
        <w:t>作品</w:t>
      </w:r>
    </w:ins>
    <w:ins w:id="1" w:author="Joy" w:date="2026-05-13T21:12:44Z">
      <w:r>
        <w:rPr>
          <w:rFonts w:hint="eastAsia"/>
          <w:color w:val="646464"/>
          <w:sz w:val="21"/>
          <w:szCs w:val="21"/>
          <w:lang w:val="en-US" w:eastAsia="zh-CN"/>
        </w:rPr>
        <w:t>名称</w:t>
      </w:r>
    </w:ins>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024B6">
    <w:pPr>
      <w:pStyle w:val="26"/>
      <w:pBdr>
        <w:bottom w:val="none" w:color="auto" w:sz="0" w:space="0"/>
      </w:pBd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2FE09">
    <w:pPr>
      <w:pStyle w:val="26"/>
      <w:pBdr>
        <w:bottom w:val="none" w:color="auto" w:sz="0" w:space="0"/>
      </w:pBdr>
      <w:jc w:val="center"/>
      <w:rPr>
        <w:rFonts w:hint="default" w:eastAsia="宋体"/>
        <w:sz w:val="21"/>
        <w:szCs w:val="21"/>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5930E">
    <w:pPr>
      <w:pStyle w:val="26"/>
      <w:pBdr>
        <w:bottom w:val="single" w:color="auto" w:sz="4" w:space="0"/>
      </w:pBdr>
      <w:jc w:val="center"/>
      <w:rPr>
        <w:rFonts w:hint="default" w:eastAsia="宋体"/>
        <w:sz w:val="21"/>
        <w:szCs w:val="21"/>
        <w:u w:val="none"/>
        <w:lang w:val="en-US" w:eastAsia="zh-CN"/>
      </w:rPr>
    </w:pPr>
    <w:r>
      <w:rPr>
        <w:rFonts w:hint="eastAsia"/>
        <w:sz w:val="21"/>
        <w:szCs w:val="21"/>
        <w:u w:val="none"/>
        <w:lang w:val="en-US" w:eastAsia="zh-CN"/>
      </w:rPr>
      <w:t>作品名称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0B64F">
    <w:pPr>
      <w:pStyle w:val="26"/>
      <w:pBdr>
        <w:bottom w:val="single" w:color="auto" w:sz="4" w:space="0"/>
      </w:pBdr>
      <w:jc w:val="center"/>
      <w:rPr>
        <w:u w:val="none"/>
      </w:rPr>
    </w:pPr>
    <w:r>
      <w:rPr>
        <w:rFonts w:hint="eastAsia"/>
        <w:color w:val="646464"/>
        <w:sz w:val="21"/>
        <w:szCs w:val="21"/>
        <w:u w:val="none"/>
        <w:lang w:val="en-US" w:eastAsia="zh-CN"/>
      </w:rPr>
      <w:t>作品名称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oy">
    <w15:presenceInfo w15:providerId="WPS Office" w15:userId="31694621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6B1A9F"/>
    <w:rsid w:val="09CD0A4B"/>
    <w:rsid w:val="117C420B"/>
    <w:rsid w:val="14361260"/>
    <w:rsid w:val="17B81216"/>
    <w:rsid w:val="2BCD145C"/>
    <w:rsid w:val="3D8D43BC"/>
    <w:rsid w:val="585A2638"/>
    <w:rsid w:val="694446A1"/>
    <w:rsid w:val="72967559"/>
    <w:rsid w:val="7B0910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88" w:lineRule="auto"/>
    </w:pPr>
    <w:rPr>
      <w:rFonts w:ascii="Times New Roman" w:hAnsi="Times New Roman" w:eastAsia="宋体" w:cstheme="minorBidi"/>
      <w:sz w:val="21"/>
      <w:szCs w:val="22"/>
      <w:lang w:val="en-US" w:eastAsia="en-US" w:bidi="ar-SA"/>
    </w:rPr>
  </w:style>
  <w:style w:type="paragraph" w:styleId="3">
    <w:name w:val="heading 1"/>
    <w:basedOn w:val="1"/>
    <w:next w:val="1"/>
    <w:link w:val="141"/>
    <w:qFormat/>
    <w:uiPriority w:val="9"/>
    <w:pPr>
      <w:keepNext/>
      <w:keepLines/>
      <w:spacing w:before="240" w:after="160" w:line="288" w:lineRule="auto"/>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2"/>
    <w:unhideWhenUsed/>
    <w:qFormat/>
    <w:uiPriority w:val="9"/>
    <w:pPr>
      <w:keepNext/>
      <w:keepLines/>
      <w:spacing w:before="160" w:after="120" w:line="288" w:lineRule="auto"/>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160" w:after="120" w:line="288"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20"/>
    <w:qFormat/>
    <w:uiPriority w:val="99"/>
  </w:style>
  <w:style w:type="character" w:customStyle="1" w:styleId="148">
    <w:name w:val="Body Text 2 Char"/>
    <w:basedOn w:val="135"/>
    <w:link w:val="31"/>
    <w:qFormat/>
    <w:uiPriority w:val="99"/>
  </w:style>
  <w:style w:type="character" w:customStyle="1" w:styleId="149">
    <w:name w:val="Body Text 3 Char"/>
    <w:basedOn w:val="135"/>
    <w:link w:val="18"/>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CoverTitle"/>
    <w:qFormat/>
    <w:uiPriority w:val="0"/>
    <w:pPr>
      <w:spacing w:after="240" w:line="276" w:lineRule="auto"/>
      <w:jc w:val="center"/>
    </w:pPr>
    <w:rPr>
      <w:rFonts w:ascii="黑体" w:hAnsi="黑体" w:eastAsia="黑体" w:cstheme="minorBidi"/>
      <w:b/>
      <w:sz w:val="44"/>
      <w:szCs w:val="22"/>
      <w:lang w:val="en-US" w:eastAsia="en-US" w:bidi="ar-SA"/>
    </w:rPr>
  </w:style>
  <w:style w:type="paragraph" w:customStyle="1" w:styleId="168">
    <w:name w:val="SmallNote"/>
    <w:qFormat/>
    <w:uiPriority w:val="0"/>
    <w:pPr>
      <w:spacing w:after="200" w:line="264" w:lineRule="auto"/>
    </w:pPr>
    <w:rPr>
      <w:rFonts w:ascii="宋体" w:hAnsi="宋体" w:eastAsia="宋体"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5.xml"/><Relationship Id="rId17" Type="http://schemas.openxmlformats.org/officeDocument/2006/relationships/header" Target="header4.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3.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1121</Words>
  <Characters>1374</Characters>
  <Lines>0</Lines>
  <Paragraphs>0</Paragraphs>
  <TotalTime>8</TotalTime>
  <ScaleCrop>false</ScaleCrop>
  <LinksUpToDate>false</LinksUpToDate>
  <CharactersWithSpaces>1558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FLC_辉煌</cp:lastModifiedBy>
  <dcterms:modified xsi:type="dcterms:W3CDTF">2026-05-15T17:12:44Z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eyJoZGlkIjoiNGE5MDExMjFlMjEyNzUwM2QwOTRhMjRiNDJkZDdkMjQiLCJ1c2VySWQiOiI1NTAzODAyODkifQ==</vt:lpwstr>
  </property>
  <property fmtid="{D5CDD505-2E9C-101B-9397-08002B2CF9AE}" pid="3" name="KSOProductBuildVer">
    <vt:lpwstr>2052-12.1.0.23125</vt:lpwstr>
  </property>
  <property fmtid="{D5CDD505-2E9C-101B-9397-08002B2CF9AE}" pid="4" name="ICV">
    <vt:lpwstr>6A9071277C1247F5863002BE2CABC533_13</vt:lpwstr>
  </property>
</Properties>
</file>