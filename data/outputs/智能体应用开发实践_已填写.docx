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8FA998">
      <w:pPr>
        <w:pStyle w:val="167"/>
        <w:spacing w:before="0" w:after="0"/>
        <w:ind w:firstLine="480"/>
        <w:jc w:val="center"/>
        <w:rPr>
          <w:color w:val="auto"/>
        </w:rPr>
      </w:pPr>
      <w:r>
        <w:rPr>
          <w:rFonts w:ascii="SimSun" w:hAnsi="SimSun" w:eastAsia="宋体"/>
          <w:sz w:val="24"/>
          <w:szCs w:val="24"/>
        </w:rPr>
        <w:t>《智能体应用开发实践》</w:t>
      </w:r>
      <w:r>
        <w:rPr>
          <w:rFonts w:ascii="SimSun" w:hAnsi="SimSun" w:eastAsia="宋体"/>
          <w:sz w:val="24"/>
          <w:szCs w:val="24"/>
        </w:rPr>
        <w:br w:type="textWrapping"/>
      </w:r>
      <w:r>
        <w:rPr>
          <w:rFonts w:ascii="SimSun" w:hAnsi="SimSun" w:eastAsia="宋体"/>
          <w:sz w:val="24"/>
          <w:szCs w:val="24"/>
        </w:rPr>
        <w:t>结课报告</w:t>
      </w:r>
    </w:p>
    <w:tbl>
      <w:tblPr>
        <w:tblStyle w:val="35"/>
        <w:tblW w:w="5000" w:type="pct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5669"/>
      </w:tblGrid>
      <w:tr w14:paraId="406A86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4572" w:type="dxa"/>
            <w:vAlign w:val="top"/>
          </w:tcPr>
          <w:p w14:paraId="735D5C9F">
            <w:pPr>
              <w:keepNext w:val="0"/>
              <w:keepLines w:val="0"/>
              <w:pageBreakBefore w:val="0"/>
              <w:widowControl w:val="0"/>
              <w:tabs>
                <w:tab w:val="left" w:pos="16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420" w:firstLineChars="150"/>
              <w:jc w:val="both"/>
              <w:textAlignment w:val="auto"/>
              <w:rPr>
                <w:rFonts w:hint="eastAsia" w:ascii="Times New Roman" w:hAnsi="Times New Roman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作品</w:t>
            </w:r>
            <w:r>
              <w:rPr>
                <w:rFonts w:ascii="SimSun" w:hAnsi="SimSun" w:eastAsia="宋体"/>
                <w:sz w:val="24"/>
                <w:szCs w:val="24"/>
              </w:rPr>
              <w:t>名称</w:t>
            </w:r>
          </w:p>
        </w:tc>
        <w:tc>
          <w:tcPr>
            <w:tcW w:w="4572" w:type="dxa"/>
            <w:tcBorders>
              <w:top w:val="nil"/>
              <w:bottom w:val="single" w:color="auto" w:sz="4" w:space="0"/>
            </w:tcBorders>
            <w:vAlign w:val="top"/>
          </w:tcPr>
          <w:p w14:paraId="3601C8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Times New Roman" w:hAnsi="Times New Roman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</w:pPr>
          </w:p>
        </w:tc>
      </w:tr>
      <w:tr w14:paraId="217B8E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4572" w:type="dxa"/>
            <w:vAlign w:val="top"/>
          </w:tcPr>
          <w:p w14:paraId="6F83A6B0">
            <w:pPr>
              <w:keepNext w:val="0"/>
              <w:keepLines w:val="0"/>
              <w:pageBreakBefore w:val="0"/>
              <w:widowControl w:val="0"/>
              <w:tabs>
                <w:tab w:val="left" w:pos="16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420" w:firstLineChars="150"/>
              <w:jc w:val="both"/>
              <w:textAlignment w:val="auto"/>
              <w:rPr>
                <w:rFonts w:hint="eastAsia" w:ascii="Times New Roman" w:hAnsi="Times New Roman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应用平台</w:t>
            </w:r>
          </w:p>
        </w:tc>
        <w:tc>
          <w:tcPr>
            <w:tcW w:w="4572" w:type="dxa"/>
            <w:tcBorders>
              <w:top w:val="single" w:color="auto" w:sz="4" w:space="0"/>
              <w:bottom w:val="single" w:color="auto" w:sz="4" w:space="0"/>
            </w:tcBorders>
            <w:vAlign w:val="top"/>
          </w:tcPr>
          <w:p w14:paraId="5DD84B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Times New Roman" w:hAnsi="Times New Roman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扣子 / 通义 / 智谱 / Dify / 自建平台等</w:t>
            </w:r>
          </w:p>
        </w:tc>
      </w:tr>
      <w:tr w14:paraId="7F1D44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4572" w:type="dxa"/>
            <w:vAlign w:val="top"/>
          </w:tcPr>
          <w:p w14:paraId="48099F15">
            <w:pPr>
              <w:keepNext w:val="0"/>
              <w:keepLines w:val="0"/>
              <w:pageBreakBefore w:val="0"/>
              <w:widowControl w:val="0"/>
              <w:tabs>
                <w:tab w:val="left" w:pos="16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420" w:firstLineChars="150"/>
              <w:jc w:val="both"/>
              <w:textAlignment w:val="auto"/>
              <w:rPr>
                <w:rFonts w:hint="eastAsia" w:ascii="Times New Roman" w:hAnsi="Times New Roman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学</w:t>
            </w:r>
            <w:r>
              <w:rPr>
                <w:rFonts w:ascii="SimSun" w:hAnsi="SimSun" w:eastAsia="宋体"/>
                <w:sz w:val="24"/>
                <w:szCs w:val="24"/>
              </w:rPr>
              <w:t xml:space="preserve">        </w:t>
            </w:r>
            <w:r>
              <w:rPr>
                <w:rFonts w:ascii="SimSun" w:hAnsi="SimSun" w:eastAsia="宋体"/>
                <w:sz w:val="24"/>
                <w:szCs w:val="24"/>
              </w:rPr>
              <w:t>院</w:t>
            </w:r>
          </w:p>
        </w:tc>
        <w:tc>
          <w:tcPr>
            <w:tcW w:w="4572" w:type="dxa"/>
            <w:tcBorders>
              <w:top w:val="single" w:color="auto" w:sz="4" w:space="0"/>
              <w:bottom w:val="single" w:color="auto" w:sz="4" w:space="0"/>
            </w:tcBorders>
            <w:vAlign w:val="top"/>
          </w:tcPr>
          <w:p w14:paraId="490B7D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Times New Roman" w:hAnsi="Times New Roman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信息技术学院</w:t>
            </w:r>
          </w:p>
        </w:tc>
      </w:tr>
      <w:tr w14:paraId="1C6EF3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4572" w:type="dxa"/>
            <w:vAlign w:val="top"/>
          </w:tcPr>
          <w:p w14:paraId="61476D9D">
            <w:pPr>
              <w:keepNext w:val="0"/>
              <w:keepLines w:val="0"/>
              <w:pageBreakBefore w:val="0"/>
              <w:widowControl w:val="0"/>
              <w:tabs>
                <w:tab w:val="left" w:pos="16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420" w:firstLineChars="150"/>
              <w:jc w:val="both"/>
              <w:textAlignment w:val="auto"/>
              <w:rPr>
                <w:rFonts w:hint="eastAsia" w:ascii="Times New Roman" w:hAnsi="Times New Roman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 xml:space="preserve">专   </w:t>
            </w:r>
            <w:r>
              <w:rPr>
                <w:rFonts w:ascii="SimSun" w:hAnsi="SimSun" w:eastAsia="宋体"/>
                <w:sz w:val="24"/>
                <w:szCs w:val="24"/>
              </w:rPr>
              <w:t xml:space="preserve">    </w:t>
            </w:r>
            <w:r>
              <w:rPr>
                <w:rFonts w:ascii="SimSun" w:hAnsi="SimSun" w:eastAsia="宋体"/>
                <w:sz w:val="24"/>
                <w:szCs w:val="24"/>
              </w:rPr>
              <w:t xml:space="preserve"> 业</w:t>
            </w:r>
          </w:p>
        </w:tc>
        <w:tc>
          <w:tcPr>
            <w:tcW w:w="4572" w:type="dxa"/>
            <w:tcBorders>
              <w:top w:val="single" w:color="auto" w:sz="4" w:space="0"/>
              <w:bottom w:val="single" w:color="auto" w:sz="4" w:space="0"/>
            </w:tcBorders>
            <w:vAlign w:val="top"/>
          </w:tcPr>
          <w:p w14:paraId="672FBD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Times New Roman" w:hAnsi="Times New Roman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人工智能与大模型技术应用微专业</w:t>
            </w:r>
          </w:p>
        </w:tc>
      </w:tr>
      <w:tr w14:paraId="4CD6AB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4572" w:type="dxa"/>
            <w:vAlign w:val="top"/>
          </w:tcPr>
          <w:p w14:paraId="3B5109B8">
            <w:pPr>
              <w:keepNext w:val="0"/>
              <w:keepLines w:val="0"/>
              <w:pageBreakBefore w:val="0"/>
              <w:widowControl w:val="0"/>
              <w:tabs>
                <w:tab w:val="left" w:pos="16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420" w:firstLineChars="150"/>
              <w:jc w:val="both"/>
              <w:textAlignment w:val="auto"/>
              <w:rPr>
                <w:rFonts w:hint="eastAsia" w:ascii="Times New Roman" w:hAnsi="Times New Roman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 xml:space="preserve">班  </w:t>
            </w:r>
            <w:r>
              <w:rPr>
                <w:rFonts w:ascii="SimSun" w:hAnsi="SimSun" w:eastAsia="宋体"/>
                <w:sz w:val="24"/>
                <w:szCs w:val="24"/>
              </w:rPr>
              <w:t xml:space="preserve">    </w:t>
            </w:r>
            <w:r>
              <w:rPr>
                <w:rFonts w:ascii="SimSun" w:hAnsi="SimSun" w:eastAsia="宋体"/>
                <w:sz w:val="24"/>
                <w:szCs w:val="24"/>
              </w:rPr>
              <w:t xml:space="preserve">  级</w:t>
            </w:r>
          </w:p>
        </w:tc>
        <w:tc>
          <w:tcPr>
            <w:tcW w:w="4572" w:type="dxa"/>
            <w:tcBorders>
              <w:top w:val="single" w:color="auto" w:sz="4" w:space="0"/>
              <w:bottom w:val="single" w:color="auto" w:sz="4" w:space="0"/>
            </w:tcBorders>
            <w:vAlign w:val="top"/>
          </w:tcPr>
          <w:p w14:paraId="6BB6D7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Times New Roman" w:hAnsi="Times New Roman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微专业01班</w:t>
            </w:r>
          </w:p>
        </w:tc>
      </w:tr>
      <w:tr w14:paraId="3C50F5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4572" w:type="dxa"/>
            <w:vAlign w:val="top"/>
          </w:tcPr>
          <w:p w14:paraId="01C0CB86">
            <w:pPr>
              <w:keepNext w:val="0"/>
              <w:keepLines w:val="0"/>
              <w:pageBreakBefore w:val="0"/>
              <w:widowControl w:val="0"/>
              <w:tabs>
                <w:tab w:val="left" w:pos="16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420" w:firstLineChars="150"/>
              <w:jc w:val="both"/>
              <w:textAlignment w:val="auto"/>
              <w:rPr>
                <w:rFonts w:hint="eastAsia" w:ascii="Times New Roman" w:hAnsi="Times New Roman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 xml:space="preserve">学    </w:t>
            </w:r>
            <w:r>
              <w:rPr>
                <w:rFonts w:ascii="SimSun" w:hAnsi="SimSun" w:eastAsia="宋体"/>
                <w:sz w:val="24"/>
                <w:szCs w:val="24"/>
              </w:rPr>
              <w:t xml:space="preserve">    </w:t>
            </w:r>
            <w:r>
              <w:rPr>
                <w:rFonts w:ascii="SimSun" w:hAnsi="SimSun" w:eastAsia="宋体"/>
                <w:sz w:val="24"/>
                <w:szCs w:val="24"/>
              </w:rPr>
              <w:t>号</w:t>
            </w:r>
          </w:p>
        </w:tc>
        <w:tc>
          <w:tcPr>
            <w:tcW w:w="4572" w:type="dxa"/>
            <w:tcBorders>
              <w:top w:val="single" w:color="auto" w:sz="4" w:space="0"/>
              <w:bottom w:val="single" w:color="auto" w:sz="4" w:space="0"/>
            </w:tcBorders>
            <w:vAlign w:val="top"/>
          </w:tcPr>
          <w:p w14:paraId="3142DF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Times New Roman" w:hAnsi="Times New Roman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</w:pPr>
          </w:p>
        </w:tc>
      </w:tr>
      <w:tr w14:paraId="184AF3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4572" w:type="dxa"/>
            <w:vAlign w:val="top"/>
          </w:tcPr>
          <w:p w14:paraId="5AC2AC99">
            <w:pPr>
              <w:keepNext w:val="0"/>
              <w:keepLines w:val="0"/>
              <w:pageBreakBefore w:val="0"/>
              <w:widowControl w:val="0"/>
              <w:tabs>
                <w:tab w:val="left" w:pos="16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420" w:firstLineChars="150"/>
              <w:jc w:val="both"/>
              <w:textAlignment w:val="auto"/>
              <w:rPr>
                <w:rFonts w:hint="eastAsia" w:ascii="Times New Roman" w:hAnsi="Times New Roman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 xml:space="preserve">姓   </w:t>
            </w:r>
            <w:r>
              <w:rPr>
                <w:rFonts w:ascii="SimSun" w:hAnsi="SimSun" w:eastAsia="宋体"/>
                <w:sz w:val="24"/>
                <w:szCs w:val="24"/>
              </w:rPr>
              <w:t xml:space="preserve">    </w:t>
            </w:r>
            <w:r>
              <w:rPr>
                <w:rFonts w:ascii="SimSun" w:hAnsi="SimSun" w:eastAsia="宋体"/>
                <w:sz w:val="24"/>
                <w:szCs w:val="24"/>
              </w:rPr>
              <w:t xml:space="preserve"> 名</w:t>
            </w:r>
          </w:p>
        </w:tc>
        <w:tc>
          <w:tcPr>
            <w:tcW w:w="4572" w:type="dxa"/>
            <w:tcBorders>
              <w:top w:val="single" w:color="auto" w:sz="4" w:space="0"/>
              <w:bottom w:val="single" w:color="auto" w:sz="4" w:space="0"/>
            </w:tcBorders>
            <w:vAlign w:val="top"/>
          </w:tcPr>
          <w:p w14:paraId="782D11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Times New Roman" w:hAnsi="Times New Roman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</w:pPr>
          </w:p>
        </w:tc>
      </w:tr>
      <w:tr w14:paraId="2AACE8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4572" w:type="dxa"/>
            <w:vAlign w:val="top"/>
          </w:tcPr>
          <w:p w14:paraId="14F5AC9F">
            <w:pPr>
              <w:keepNext w:val="0"/>
              <w:keepLines w:val="0"/>
              <w:pageBreakBefore w:val="0"/>
              <w:widowControl w:val="0"/>
              <w:tabs>
                <w:tab w:val="left" w:pos="16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420" w:firstLineChars="150"/>
              <w:jc w:val="both"/>
              <w:textAlignment w:val="auto"/>
              <w:rPr>
                <w:rFonts w:hint="eastAsia" w:ascii="Times New Roman" w:hAnsi="Times New Roman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 xml:space="preserve">总    </w:t>
            </w:r>
            <w:r>
              <w:rPr>
                <w:rFonts w:ascii="SimSun" w:hAnsi="SimSun" w:eastAsia="宋体"/>
                <w:sz w:val="24"/>
                <w:szCs w:val="24"/>
              </w:rPr>
              <w:t xml:space="preserve">    </w:t>
            </w:r>
            <w:r>
              <w:rPr>
                <w:rFonts w:ascii="SimSun" w:hAnsi="SimSun" w:eastAsia="宋体"/>
                <w:sz w:val="24"/>
                <w:szCs w:val="24"/>
              </w:rPr>
              <w:t>分</w:t>
            </w:r>
          </w:p>
        </w:tc>
        <w:tc>
          <w:tcPr>
            <w:tcW w:w="4572" w:type="dxa"/>
            <w:tcBorders>
              <w:top w:val="single" w:color="auto" w:sz="4" w:space="0"/>
              <w:bottom w:val="single" w:color="auto" w:sz="4" w:space="0"/>
            </w:tcBorders>
            <w:vAlign w:val="top"/>
          </w:tcPr>
          <w:p w14:paraId="1E0645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</w:pPr>
          </w:p>
        </w:tc>
      </w:tr>
      <w:tr w14:paraId="624456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4572" w:type="dxa"/>
            <w:vAlign w:val="top"/>
          </w:tcPr>
          <w:p w14:paraId="29B116DC">
            <w:pPr>
              <w:keepNext w:val="0"/>
              <w:keepLines w:val="0"/>
              <w:pageBreakBefore w:val="0"/>
              <w:widowControl w:val="0"/>
              <w:tabs>
                <w:tab w:val="left" w:pos="16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420" w:firstLineChars="150"/>
              <w:jc w:val="both"/>
              <w:textAlignment w:val="auto"/>
              <w:rPr>
                <w:rFonts w:hint="eastAsia" w:ascii="Times New Roman" w:hAnsi="Times New Roman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任课教师</w:t>
            </w:r>
          </w:p>
        </w:tc>
        <w:tc>
          <w:tcPr>
            <w:tcW w:w="4572" w:type="dxa"/>
            <w:tcBorders>
              <w:top w:val="single" w:color="auto" w:sz="4" w:space="0"/>
              <w:bottom w:val="single" w:color="auto" w:sz="4" w:space="0"/>
            </w:tcBorders>
            <w:vAlign w:val="top"/>
          </w:tcPr>
          <w:p w14:paraId="5C16CE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560" w:firstLineChars="200"/>
              <w:jc w:val="center"/>
              <w:textAlignment w:val="auto"/>
              <w:rPr>
                <w:rFonts w:hint="eastAsia" w:ascii="Times New Roman" w:hAnsi="Times New Roman" w:eastAsia="宋体-18030" w:cs="Times New Roman"/>
                <w:b/>
                <w:bCs/>
                <w:color w:val="auto"/>
                <w:kern w:val="2"/>
                <w:sz w:val="28"/>
                <w:szCs w:val="28"/>
                <w:lang w:val="en-US" w:eastAsia="zh-CN"/>
              </w:rPr>
            </w:pPr>
          </w:p>
        </w:tc>
      </w:tr>
    </w:tbl>
    <w:tbl>
      <w:tblPr>
        <w:tblStyle w:val="35"/>
        <w:tblW w:w="5000" w:type="pct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"/>
        <w:gridCol w:w="1113"/>
        <w:gridCol w:w="549"/>
        <w:gridCol w:w="1011"/>
        <w:gridCol w:w="567"/>
        <w:gridCol w:w="850"/>
      </w:tblGrid>
      <w:tr w14:paraId="1EAD89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2" w:hRule="atLeast"/>
          <w:jc w:val="center"/>
        </w:trPr>
        <w:tc>
          <w:tcPr>
            <w:tcW w:w="1524" w:type="dxa"/>
            <w:tcBorders>
              <w:left w:val="nil"/>
              <w:bottom w:val="single" w:color="auto" w:sz="4" w:space="0"/>
            </w:tcBorders>
            <w:vAlign w:val="top"/>
          </w:tcPr>
          <w:p w14:paraId="6B8F050C">
            <w:pPr>
              <w:ind w:right="-105" w:rightChars="-50" w:firstLine="0" w:firstLineChars="0"/>
              <w:rPr>
                <w:rFonts w:hint="eastAsia" w:ascii="Times New Roman" w:hAnsi="Times New Roman" w:eastAsia="宋体-18030" w:cs="Times New Roman"/>
                <w:b/>
                <w:color w:val="auto"/>
                <w:sz w:val="28"/>
                <w:szCs w:val="28"/>
                <w:lang w:eastAsia="zh-CN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202</w:t>
            </w:r>
            <w:r>
              <w:rPr>
                <w:rFonts w:ascii="SimSun" w:hAnsi="SimSun" w:eastAsia="宋体"/>
                <w:sz w:val="24"/>
                <w:szCs w:val="24"/>
              </w:rPr>
              <w:t>6</w:t>
            </w:r>
          </w:p>
        </w:tc>
        <w:tc>
          <w:tcPr>
            <w:tcW w:w="1524" w:type="dxa"/>
            <w:vAlign w:val="top"/>
          </w:tcPr>
          <w:p w14:paraId="1E58BC6C">
            <w:pPr>
              <w:ind w:right="-105" w:rightChars="-50" w:firstLine="0" w:firstLineChars="0"/>
              <w:rPr>
                <w:rFonts w:ascii="Times New Roman" w:hAnsi="Times New Roman" w:eastAsia="宋体-18030" w:cs="Times New Roman"/>
                <w:b/>
                <w:color w:val="auto"/>
                <w:sz w:val="28"/>
                <w:szCs w:val="28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年</w:t>
            </w:r>
          </w:p>
        </w:tc>
        <w:tc>
          <w:tcPr>
            <w:tcW w:w="1524" w:type="dxa"/>
            <w:tcBorders>
              <w:bottom w:val="single" w:color="auto" w:sz="4" w:space="0"/>
            </w:tcBorders>
            <w:vAlign w:val="top"/>
          </w:tcPr>
          <w:p w14:paraId="160DCC82">
            <w:pPr>
              <w:ind w:right="-105" w:rightChars="-50" w:firstLine="0" w:firstLineChars="0"/>
              <w:rPr>
                <w:rFonts w:hint="default" w:ascii="Times New Roman" w:hAnsi="Times New Roman" w:eastAsia="宋体-18030" w:cs="Times New Roman"/>
                <w:b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4</w:t>
            </w:r>
          </w:p>
        </w:tc>
        <w:tc>
          <w:tcPr>
            <w:tcW w:w="1524" w:type="dxa"/>
            <w:vAlign w:val="top"/>
          </w:tcPr>
          <w:p w14:paraId="31F0E7BF">
            <w:pPr>
              <w:ind w:right="-105" w:rightChars="-50" w:firstLine="0" w:firstLineChars="0"/>
              <w:rPr>
                <w:rFonts w:ascii="Times New Roman" w:hAnsi="Times New Roman" w:eastAsia="宋体-18030" w:cs="Times New Roman"/>
                <w:b/>
                <w:color w:val="auto"/>
                <w:sz w:val="28"/>
                <w:szCs w:val="28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月</w:t>
            </w:r>
          </w:p>
        </w:tc>
        <w:tc>
          <w:tcPr>
            <w:tcW w:w="1524" w:type="dxa"/>
            <w:tcBorders>
              <w:bottom w:val="single" w:color="auto" w:sz="4" w:space="0"/>
            </w:tcBorders>
            <w:vAlign w:val="top"/>
          </w:tcPr>
          <w:p w14:paraId="6A18D88D">
            <w:pPr>
              <w:tabs>
                <w:tab w:val="center" w:pos="176"/>
              </w:tabs>
              <w:ind w:right="-105" w:rightChars="-50" w:firstLine="0" w:firstLineChars="0"/>
              <w:jc w:val="center"/>
              <w:rPr>
                <w:rFonts w:hint="default" w:ascii="Times New Roman" w:hAnsi="Times New Roman" w:eastAsia="宋体-18030" w:cs="Times New Roman"/>
                <w:b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30</w:t>
            </w:r>
          </w:p>
        </w:tc>
        <w:tc>
          <w:tcPr>
            <w:tcW w:w="1524" w:type="dxa"/>
            <w:vAlign w:val="top"/>
          </w:tcPr>
          <w:p w14:paraId="5ECE1D8B">
            <w:pPr>
              <w:ind w:right="-105" w:rightChars="-50" w:firstLine="0" w:firstLineChars="0"/>
              <w:rPr>
                <w:rFonts w:ascii="Times New Roman" w:hAnsi="Times New Roman" w:eastAsia="宋体-18030" w:cs="Times New Roman"/>
                <w:b/>
                <w:color w:val="auto"/>
                <w:sz w:val="28"/>
                <w:szCs w:val="28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日</w:t>
            </w:r>
          </w:p>
        </w:tc>
      </w:tr>
    </w:tbl>
    <w:p w14:paraId="7EE698DB">
      <w:pPr>
        <w:pStyle w:val="3"/>
        <w:jc w:val="center"/>
        <w:rPr>
          <w:color w:val="auto"/>
        </w:rPr>
      </w:pPr>
      <w:bookmarkStart w:id="0" w:name="_Toc3173"/>
      <w:r>
        <w:rPr>
          <w:rFonts w:ascii="SimSun" w:hAnsi="SimSun" w:eastAsia="宋体"/>
          <w:sz w:val="30"/>
          <w:szCs w:val="30"/>
          <w:b/>
          <w:bCs/>
        </w:rPr>
        <w:t>摘  要</w:t>
      </w:r>
      <w:bookmarkEnd w:id="0"/>
    </w:p>
    <w:p w14:paraId="1B9E98D5">
      <w:pPr>
        <w:spacing w:after="0" w:line="360" w:lineRule="auto" w:before="0"/>
        <w:ind w:firstLine="48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ascii="SimSun" w:hAnsi="SimSun" w:eastAsia="宋体"/>
          <w:sz w:val="24"/>
          <w:szCs w:val="24"/>
        </w:rPr>
        <w:t>（生成失败：Error code: 403 - {'error': {'message': 'The free tier of the model has been exhausted. If you wish to continue access the model on a paid basis, please disable the "use free tier only" mode in the management console.', 'type': 'AllocationQuota.FreeTierOnly', 'param': None, 'code': 'AllocationQuota.FreeTierOnly'}, 'id': 'chatcmpl-6fa039ab-f41a-96f2-b507-84a00c532cb7', 'request_id': '6fa039ab-f41a-96f2-b507-84a00c532cb7'}）</w:t>
        <w:drawing>
          <wp:inline distT="0" distB="0" distL="0" distR="0">
            <wp:extent cx="4667250" cy="781050"/>
            <wp:effectExtent l="0" t="0" r="0" b="0"/>
            <wp:docPr id="1" name="图片 1" descr="广东理工学院logo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广东理工学院logo-2"/>
                    <pic:cNvPicPr>
                      <a:picLocks noChangeAspect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489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7810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390970CB">
      <w:pPr>
        <w:spacing w:after="120" w:line="288" w:lineRule="auto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ascii="SimSun" w:hAnsi="SimSun" w:eastAsia="宋体"/>
          <w:sz w:val="24"/>
          <w:szCs w:val="24"/>
        </w:rPr>
        <w:t>关键词：智能体应用；角色设定；工作流；知识库；数据库；插件调用；大模型应用开发</w:t>
      </w:r>
    </w:p>
    <w:p w14:paraId="4C6307EC">
      <w:pPr>
        <w:pStyle w:val="3"/>
        <w:jc w:val="center"/>
        <w:rPr>
          <w:color w:val="auto"/>
        </w:rPr>
      </w:pPr>
      <w:commentRangeStart w:id="0"/>
      <w:r>
        <w:rPr>
          <w:rFonts w:ascii="SimSun" w:hAnsi="SimSun" w:eastAsia="宋体"/>
          <w:sz w:val="30"/>
          <w:szCs w:val="30"/>
          <w:b/>
          <w:bCs/>
        </w:rPr>
        <w:t>目  录</w:t>
      </w:r>
      <w:commentRangeEnd w:id="0"/>
      <w:r>
        <w:rPr>
          <w:rFonts w:ascii="SimSun" w:hAnsi="SimSun" w:eastAsia="宋体"/>
          <w:sz w:val="30"/>
          <w:szCs w:val="30"/>
          <w:b/>
          <w:bCs/>
        </w:rPr>
        <w:commentReference w:id="0"/>
      </w:r>
      <w:bookmarkEnd w:id="1"/>
    </w:p>
    <w:sdt>
      <w:sdtPr>
        <w:rPr>
          <w:rFonts w:ascii="宋体" w:hAnsi="宋体" w:eastAsia="宋体" w:cstheme="minorBidi"/>
          <w:color w:val="auto"/>
          <w:sz w:val="21"/>
          <w:szCs w:val="22"/>
          <w:lang w:val="en-US" w:eastAsia="en-US" w:bidi="ar-SA"/>
        </w:rPr>
        <w:id w:val="147467390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theme="minorBidi"/>
          <w:color w:val="auto"/>
          <w:sz w:val="21"/>
          <w:szCs w:val="22"/>
          <w:lang w:val="en-US" w:eastAsia="en-US" w:bidi="ar-SA"/>
        </w:rPr>
      </w:sdtEndPr>
      <w:sdtContent>
        <w:p w14:paraId="5B013433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color w:val="auto"/>
            </w:rPr>
          </w:pPr>
        </w:p>
        <w:p w14:paraId="7A15FFA9">
          <w:pPr>
            <w:pStyle w:val="27"/>
            <w:tabs>
              <w:tab w:val="right" w:leader="dot" w:pos="9406"/>
            </w:tabs>
            <w:rPr>
              <w:rFonts w:hint="eastAsia" w:ascii="黑体" w:hAnsi="黑体" w:eastAsia="黑体" w:cs="黑体"/>
              <w:color w:val="auto"/>
              <w:sz w:val="28"/>
              <w:szCs w:val="32"/>
            </w:rPr>
          </w:pPr>
          <w:r>
            <w:rPr>
              <w:rFonts w:ascii="Times New Roman" w:hAnsi="Times New Roman" w:eastAsia="宋体"/>
              <w:color w:val="auto"/>
              <w:sz w:val="21"/>
            </w:rPr>
            <w:fldChar w:fldCharType="begin"/>
          </w:r>
          <w:r>
            <w:rPr>
              <w:rFonts w:ascii="Times New Roman" w:hAnsi="Times New Roman" w:eastAsia="宋体"/>
              <w:color w:val="auto"/>
              <w:sz w:val="21"/>
            </w:rPr>
            <w:instrText xml:space="preserve">TOC \o "1-3" \h \u </w:instrText>
          </w:r>
          <w:r>
            <w:rPr>
              <w:rFonts w:ascii="Times New Roman" w:hAnsi="Times New Roman" w:eastAsia="宋体"/>
              <w:color w:val="auto"/>
              <w:sz w:val="21"/>
            </w:rPr>
            <w:fldChar w:fldCharType="separate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begin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instrText xml:space="preserve"> HYPERLINK \l _Toc3441 </w:instrText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separate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t>第1章 项目选题与需求分析</w:t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tab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begin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instrText xml:space="preserve"> PAGEREF _Toc3441 \h </w:instrText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separate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t>1</w:t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end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end"/>
          </w:r>
        </w:p>
        <w:p w14:paraId="088E3902">
          <w:pPr>
            <w:pStyle w:val="30"/>
            <w:tabs>
              <w:tab w:val="right" w:leader="dot" w:pos="9406"/>
            </w:tabs>
            <w:rPr>
              <w:rFonts w:hint="eastAsia" w:ascii="宋体" w:hAnsi="宋体" w:eastAsia="宋体" w:cs="宋体"/>
              <w:color w:val="auto"/>
              <w:sz w:val="24"/>
              <w:szCs w:val="28"/>
            </w:rPr>
          </w:pP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HYPERLINK \l _Toc28123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1.1 项目背景与问题来源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ab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PAGEREF _Toc28123 \h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1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</w:p>
        <w:p w14:paraId="5FE1ED28">
          <w:pPr>
            <w:pStyle w:val="30"/>
            <w:tabs>
              <w:tab w:val="right" w:leader="dot" w:pos="9406"/>
            </w:tabs>
            <w:rPr>
              <w:rFonts w:hint="eastAsia" w:ascii="宋体" w:hAnsi="宋体" w:eastAsia="宋体" w:cs="宋体"/>
              <w:color w:val="auto"/>
              <w:sz w:val="24"/>
              <w:szCs w:val="28"/>
            </w:rPr>
          </w:pP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HYPERLINK \l _Toc11738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1.2 目标用户与应用场景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ab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PAGEREF _Toc11738 \h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1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</w:p>
        <w:p w14:paraId="6CA7670A">
          <w:pPr>
            <w:pStyle w:val="30"/>
            <w:tabs>
              <w:tab w:val="right" w:leader="dot" w:pos="9406"/>
            </w:tabs>
            <w:rPr>
              <w:rFonts w:hint="eastAsia" w:ascii="宋体" w:hAnsi="宋体" w:eastAsia="宋体" w:cs="宋体"/>
              <w:color w:val="auto"/>
              <w:sz w:val="24"/>
              <w:szCs w:val="28"/>
            </w:rPr>
          </w:pP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HYPERLINK \l _Toc2199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1.3 功能目标与演示目标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ab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PAGEREF _Toc2199 \h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1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</w:p>
        <w:p w14:paraId="3D7706B8">
          <w:pPr>
            <w:pStyle w:val="27"/>
            <w:tabs>
              <w:tab w:val="right" w:leader="dot" w:pos="9406"/>
            </w:tabs>
            <w:rPr>
              <w:rFonts w:hint="eastAsia" w:ascii="黑体" w:hAnsi="黑体" w:eastAsia="黑体" w:cs="黑体"/>
              <w:color w:val="auto"/>
              <w:sz w:val="28"/>
              <w:szCs w:val="32"/>
            </w:rPr>
          </w:pP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begin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instrText xml:space="preserve"> HYPERLINK \l _Toc11491 </w:instrText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separate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t>第2章 智能体总体设计</w:t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tab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begin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instrText xml:space="preserve"> PAGEREF _Toc11491 \h </w:instrText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separate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t>2</w:t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end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end"/>
          </w:r>
        </w:p>
        <w:p w14:paraId="064A6ADE">
          <w:pPr>
            <w:pStyle w:val="30"/>
            <w:tabs>
              <w:tab w:val="right" w:leader="dot" w:pos="9406"/>
            </w:tabs>
            <w:rPr>
              <w:rFonts w:hint="eastAsia" w:ascii="宋体" w:hAnsi="宋体" w:eastAsia="宋体" w:cs="宋体"/>
              <w:color w:val="auto"/>
              <w:sz w:val="24"/>
              <w:szCs w:val="28"/>
            </w:rPr>
          </w:pP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HYPERLINK \l _Toc21605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2.1 应用总体架构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ab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PAGEREF _Toc21605 \h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2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</w:p>
        <w:p w14:paraId="3A9C4C81">
          <w:pPr>
            <w:pStyle w:val="30"/>
            <w:tabs>
              <w:tab w:val="right" w:leader="dot" w:pos="9406"/>
            </w:tabs>
            <w:rPr>
              <w:rFonts w:hint="eastAsia" w:ascii="宋体" w:hAnsi="宋体" w:eastAsia="宋体" w:cs="宋体"/>
              <w:color w:val="auto"/>
              <w:sz w:val="24"/>
              <w:szCs w:val="28"/>
            </w:rPr>
          </w:pP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HYPERLINK \l _Toc19167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2.2 智能体角色设定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ab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PAGEREF _Toc19167 \h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2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</w:p>
        <w:p w14:paraId="3E7B83A2">
          <w:pPr>
            <w:pStyle w:val="30"/>
            <w:tabs>
              <w:tab w:val="right" w:leader="dot" w:pos="9406"/>
            </w:tabs>
            <w:rPr>
              <w:rFonts w:hint="eastAsia" w:ascii="宋体" w:hAnsi="宋体" w:eastAsia="宋体" w:cs="宋体"/>
              <w:color w:val="auto"/>
              <w:sz w:val="24"/>
              <w:szCs w:val="28"/>
            </w:rPr>
          </w:pP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HYPERLINK \l _Toc25054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2.3 任务边界、安全约束与交互策略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ab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PAGEREF _Toc25054 \h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2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</w:p>
        <w:p w14:paraId="66380E65">
          <w:pPr>
            <w:pStyle w:val="27"/>
            <w:tabs>
              <w:tab w:val="right" w:leader="dot" w:pos="9406"/>
            </w:tabs>
            <w:rPr>
              <w:rFonts w:hint="eastAsia" w:ascii="黑体" w:hAnsi="黑体" w:eastAsia="黑体" w:cs="黑体"/>
              <w:color w:val="auto"/>
              <w:sz w:val="28"/>
              <w:szCs w:val="32"/>
            </w:rPr>
          </w:pP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begin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instrText xml:space="preserve"> HYPERLINK \l _Toc10575 </w:instrText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separate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t>第3章 核心能力实现过程</w:t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tab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begin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instrText xml:space="preserve"> PAGEREF _Toc10575 \h </w:instrText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separate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t>4</w:t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end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end"/>
          </w:r>
        </w:p>
        <w:p w14:paraId="73327D61">
          <w:pPr>
            <w:pStyle w:val="30"/>
            <w:tabs>
              <w:tab w:val="right" w:leader="dot" w:pos="9406"/>
            </w:tabs>
            <w:rPr>
              <w:rFonts w:hint="eastAsia" w:ascii="宋体" w:hAnsi="宋体" w:eastAsia="宋体" w:cs="宋体"/>
              <w:color w:val="auto"/>
              <w:sz w:val="24"/>
              <w:szCs w:val="28"/>
            </w:rPr>
          </w:pP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HYPERLINK \l _Toc31391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3.1 提示词与角色工程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ab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PAGEREF _Toc31391 \h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4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</w:p>
        <w:p w14:paraId="2E26876C">
          <w:pPr>
            <w:pStyle w:val="30"/>
            <w:tabs>
              <w:tab w:val="right" w:leader="dot" w:pos="9406"/>
            </w:tabs>
            <w:rPr>
              <w:rFonts w:hint="eastAsia" w:ascii="宋体" w:hAnsi="宋体" w:eastAsia="宋体" w:cs="宋体"/>
              <w:color w:val="auto"/>
              <w:sz w:val="24"/>
              <w:szCs w:val="28"/>
            </w:rPr>
          </w:pP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HYPERLINK \l _Toc26867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3.2 工作流设计与节点配置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ab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PAGEREF _Toc26867 \h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4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</w:p>
        <w:p w14:paraId="146B87C1">
          <w:pPr>
            <w:pStyle w:val="30"/>
            <w:tabs>
              <w:tab w:val="right" w:leader="dot" w:pos="9406"/>
            </w:tabs>
            <w:rPr>
              <w:rFonts w:hint="eastAsia" w:ascii="宋体" w:hAnsi="宋体" w:eastAsia="宋体" w:cs="宋体"/>
              <w:color w:val="auto"/>
              <w:sz w:val="24"/>
              <w:szCs w:val="28"/>
            </w:rPr>
          </w:pP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HYPERLINK \l _Toc11169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3.3 数据库设计与数据管理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ab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PAGEREF _Toc11169 \h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5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</w:p>
        <w:p w14:paraId="5E72AC4D">
          <w:pPr>
            <w:pStyle w:val="30"/>
            <w:tabs>
              <w:tab w:val="right" w:leader="dot" w:pos="9406"/>
            </w:tabs>
            <w:rPr>
              <w:rFonts w:hint="eastAsia" w:ascii="宋体" w:hAnsi="宋体" w:eastAsia="宋体" w:cs="宋体"/>
              <w:color w:val="auto"/>
              <w:sz w:val="24"/>
              <w:szCs w:val="28"/>
            </w:rPr>
          </w:pP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HYPERLINK \l _Toc23884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3.4 知识库建设与检索验证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ab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PAGEREF _Toc23884 \h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5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</w:p>
        <w:p w14:paraId="6327FE9D">
          <w:pPr>
            <w:pStyle w:val="30"/>
            <w:tabs>
              <w:tab w:val="right" w:leader="dot" w:pos="9406"/>
            </w:tabs>
            <w:rPr>
              <w:rFonts w:hint="eastAsia" w:ascii="宋体" w:hAnsi="宋体" w:eastAsia="宋体" w:cs="宋体"/>
              <w:color w:val="auto"/>
              <w:sz w:val="24"/>
              <w:szCs w:val="28"/>
            </w:rPr>
          </w:pP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HYPERLINK \l _Toc13083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3.5 插件调用与外部能力扩展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ab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PAGEREF _Toc13083 \h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6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</w:p>
        <w:p w14:paraId="0C6D6C3F">
          <w:pPr>
            <w:pStyle w:val="30"/>
            <w:tabs>
              <w:tab w:val="right" w:leader="dot" w:pos="9406"/>
            </w:tabs>
            <w:rPr>
              <w:rFonts w:hint="eastAsia" w:ascii="宋体" w:hAnsi="宋体" w:eastAsia="宋体" w:cs="宋体"/>
              <w:color w:val="auto"/>
              <w:sz w:val="24"/>
              <w:szCs w:val="28"/>
            </w:rPr>
          </w:pP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HYPERLINK \l _Toc10604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3.6 多能力协同与异常处理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ab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PAGEREF _Toc10604 \h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7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</w:p>
        <w:p w14:paraId="6AC76265">
          <w:pPr>
            <w:pStyle w:val="27"/>
            <w:tabs>
              <w:tab w:val="right" w:leader="dot" w:pos="9406"/>
            </w:tabs>
            <w:rPr>
              <w:rFonts w:hint="eastAsia" w:ascii="黑体" w:hAnsi="黑体" w:eastAsia="黑体" w:cs="黑体"/>
              <w:color w:val="auto"/>
              <w:sz w:val="28"/>
              <w:szCs w:val="32"/>
            </w:rPr>
          </w:pP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begin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instrText xml:space="preserve"> HYPERLINK \l _Toc30379 </w:instrText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separate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t>第4章 运行演示、测试与效果分析</w:t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tab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begin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instrText xml:space="preserve"> PAGEREF _Toc30379 \h </w:instrText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separate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t>8</w:t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end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end"/>
          </w:r>
        </w:p>
        <w:p w14:paraId="21C6ED8C">
          <w:pPr>
            <w:pStyle w:val="30"/>
            <w:tabs>
              <w:tab w:val="right" w:leader="dot" w:pos="9406"/>
            </w:tabs>
            <w:rPr>
              <w:rFonts w:hint="eastAsia" w:ascii="宋体" w:hAnsi="宋体" w:eastAsia="宋体" w:cs="宋体"/>
              <w:color w:val="auto"/>
              <w:sz w:val="24"/>
              <w:szCs w:val="28"/>
            </w:rPr>
          </w:pP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HYPERLINK \l _Toc30726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4.1 运行入口与演示环境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ab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PAGEREF _Toc30726 \h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8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</w:p>
        <w:p w14:paraId="37ABA347">
          <w:pPr>
            <w:pStyle w:val="30"/>
            <w:tabs>
              <w:tab w:val="right" w:leader="dot" w:pos="9406"/>
            </w:tabs>
            <w:rPr>
              <w:rFonts w:hint="eastAsia" w:ascii="宋体" w:hAnsi="宋体" w:eastAsia="宋体" w:cs="宋体"/>
              <w:color w:val="auto"/>
              <w:sz w:val="24"/>
              <w:szCs w:val="28"/>
            </w:rPr>
          </w:pP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HYPERLINK \l _Toc2974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4.2 典型演示用例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ab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PAGEREF _Toc2974 \h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8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</w:p>
        <w:p w14:paraId="073D80DB">
          <w:pPr>
            <w:pStyle w:val="30"/>
            <w:tabs>
              <w:tab w:val="right" w:leader="dot" w:pos="9406"/>
            </w:tabs>
            <w:rPr>
              <w:rFonts w:hint="eastAsia" w:ascii="宋体" w:hAnsi="宋体" w:eastAsia="宋体" w:cs="宋体"/>
              <w:color w:val="auto"/>
              <w:sz w:val="24"/>
              <w:szCs w:val="28"/>
            </w:rPr>
          </w:pP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HYPERLINK \l _Toc20751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4.3 演示过程截图与结果分析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ab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PAGEREF _Toc20751 \h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8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</w:p>
        <w:p w14:paraId="50277216">
          <w:pPr>
            <w:pStyle w:val="27"/>
            <w:tabs>
              <w:tab w:val="right" w:leader="dot" w:pos="9406"/>
            </w:tabs>
            <w:rPr>
              <w:rFonts w:hint="eastAsia" w:ascii="黑体" w:hAnsi="黑体" w:eastAsia="黑体" w:cs="黑体"/>
              <w:color w:val="auto"/>
              <w:sz w:val="28"/>
              <w:szCs w:val="32"/>
            </w:rPr>
          </w:pP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begin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instrText xml:space="preserve"> HYPERLINK \l _Toc27268 </w:instrText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separate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t>第5章 项目评价、创新与改进</w:t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tab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begin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instrText xml:space="preserve"> PAGEREF _Toc27268 \h </w:instrText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separate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t>10</w:t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end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end"/>
          </w:r>
        </w:p>
        <w:p w14:paraId="49628F02">
          <w:pPr>
            <w:pStyle w:val="30"/>
            <w:tabs>
              <w:tab w:val="right" w:leader="dot" w:pos="9406"/>
            </w:tabs>
            <w:rPr>
              <w:rFonts w:hint="eastAsia" w:ascii="宋体" w:hAnsi="宋体" w:eastAsia="宋体" w:cs="宋体"/>
              <w:color w:val="auto"/>
              <w:sz w:val="24"/>
              <w:szCs w:val="28"/>
            </w:rPr>
          </w:pP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HYPERLINK \l _Toc24955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5.1 项目完成度自评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ab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PAGEREF _Toc24955 \h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10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</w:p>
        <w:p w14:paraId="5149E184">
          <w:pPr>
            <w:pStyle w:val="30"/>
            <w:tabs>
              <w:tab w:val="right" w:leader="dot" w:pos="9406"/>
            </w:tabs>
            <w:rPr>
              <w:rFonts w:hint="eastAsia" w:ascii="宋体" w:hAnsi="宋体" w:eastAsia="宋体" w:cs="宋体"/>
              <w:color w:val="auto"/>
              <w:sz w:val="24"/>
              <w:szCs w:val="28"/>
            </w:rPr>
          </w:pP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HYPERLINK \l _Toc28800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5.2 创新点与应用价值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ab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PAGEREF _Toc28800 \h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10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</w:p>
        <w:p w14:paraId="10D53BC7">
          <w:pPr>
            <w:pStyle w:val="30"/>
            <w:tabs>
              <w:tab w:val="right" w:leader="dot" w:pos="9406"/>
            </w:tabs>
            <w:rPr>
              <w:rFonts w:hint="eastAsia" w:ascii="宋体" w:hAnsi="宋体" w:eastAsia="宋体" w:cs="宋体"/>
              <w:color w:val="auto"/>
              <w:sz w:val="24"/>
              <w:szCs w:val="28"/>
            </w:rPr>
          </w:pP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HYPERLINK \l _Toc28126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5.3 不足与后续改进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ab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PAGEREF _Toc28126 \h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10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</w:p>
        <w:p w14:paraId="7652DCF5">
          <w:pPr>
            <w:pStyle w:val="27"/>
            <w:tabs>
              <w:tab w:val="right" w:leader="dot" w:pos="9406"/>
            </w:tabs>
            <w:rPr>
              <w:rFonts w:hint="eastAsia" w:ascii="黑体" w:hAnsi="黑体" w:eastAsia="黑体" w:cs="黑体"/>
              <w:color w:val="auto"/>
              <w:sz w:val="28"/>
              <w:szCs w:val="32"/>
            </w:rPr>
          </w:pP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begin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instrText xml:space="preserve"> HYPERLINK \l _Toc9200 </w:instrText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separate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t>第6章 总结与反思</w:t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tab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begin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instrText xml:space="preserve"> PAGEREF _Toc9200 \h </w:instrText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separate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t>11</w:t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end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end"/>
          </w:r>
        </w:p>
        <w:p w14:paraId="46C428C6">
          <w:pPr>
            <w:pStyle w:val="30"/>
            <w:tabs>
              <w:tab w:val="right" w:leader="dot" w:pos="9406"/>
            </w:tabs>
            <w:rPr>
              <w:rFonts w:hint="eastAsia" w:ascii="宋体" w:hAnsi="宋体" w:eastAsia="宋体" w:cs="宋体"/>
              <w:color w:val="auto"/>
              <w:sz w:val="24"/>
              <w:szCs w:val="28"/>
            </w:rPr>
            <w:sectPr>
              <w:footerReference r:id="rId14" w:type="first"/>
              <w:headerReference r:id="rId12" w:type="default"/>
              <w:footerReference r:id="rId13" w:type="default"/>
              <w:pgSz w:w="12240" w:h="15840"/>
              <w:pgMar w:top="1247" w:right="1417" w:bottom="1134" w:left="1417" w:header="720" w:footer="720" w:gutter="0"/>
              <w:cols w:space="720" w:num="1"/>
              <w:docGrid w:linePitch="360" w:charSpace="0"/>
            </w:sectPr>
          </w:pPr>
        </w:p>
        <w:p w14:paraId="7A448445">
          <w:pPr>
            <w:pStyle w:val="30"/>
            <w:tabs>
              <w:tab w:val="right" w:leader="dot" w:pos="9406"/>
            </w:tabs>
            <w:rPr>
              <w:rFonts w:hint="eastAsia" w:ascii="宋体" w:hAnsi="宋体" w:eastAsia="宋体" w:cs="宋体"/>
              <w:color w:val="auto"/>
              <w:sz w:val="24"/>
              <w:szCs w:val="28"/>
            </w:rPr>
          </w:pP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HYPERLINK \l _Toc12011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6.1 核心收获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ab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PAGEREF _Toc12011 \h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11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</w:p>
        <w:p w14:paraId="40E79BED">
          <w:pPr>
            <w:pStyle w:val="30"/>
            <w:tabs>
              <w:tab w:val="right" w:leader="dot" w:pos="9406"/>
            </w:tabs>
            <w:rPr>
              <w:rFonts w:hint="eastAsia" w:ascii="宋体" w:hAnsi="宋体" w:eastAsia="宋体" w:cs="宋体"/>
              <w:color w:val="auto"/>
              <w:sz w:val="24"/>
              <w:szCs w:val="28"/>
            </w:rPr>
          </w:pP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HYPERLINK \l _Toc8022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6.2 最大挑战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ab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PAGEREF _Toc8022 \h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11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</w:p>
        <w:p w14:paraId="53F89213">
          <w:pPr>
            <w:pStyle w:val="30"/>
            <w:tabs>
              <w:tab w:val="right" w:leader="dot" w:pos="9406"/>
            </w:tabs>
            <w:rPr>
              <w:rFonts w:hint="eastAsia" w:ascii="宋体" w:hAnsi="宋体" w:eastAsia="宋体" w:cs="宋体"/>
              <w:color w:val="auto"/>
              <w:sz w:val="24"/>
              <w:szCs w:val="28"/>
            </w:rPr>
          </w:pP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HYPERLINK \l _Toc3889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6.3 未来展望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ab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instrText xml:space="preserve"> PAGEREF _Toc3889 \h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t>11</w:t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  <w:sz w:val="24"/>
              <w:szCs w:val="28"/>
            </w:rPr>
            <w:fldChar w:fldCharType="end"/>
          </w:r>
        </w:p>
        <w:p w14:paraId="072C9414">
          <w:pPr>
            <w:pStyle w:val="27"/>
            <w:tabs>
              <w:tab w:val="right" w:leader="dot" w:pos="9406"/>
            </w:tabs>
            <w:rPr>
              <w:rFonts w:hint="eastAsia" w:ascii="黑体" w:hAnsi="黑体" w:eastAsia="黑体" w:cs="黑体"/>
              <w:color w:val="auto"/>
              <w:sz w:val="28"/>
              <w:szCs w:val="32"/>
            </w:rPr>
          </w:pP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begin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instrText xml:space="preserve"> HYPERLINK \l _Toc23737 </w:instrText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separate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t>附录A 项目提交材料清单</w:t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tab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begin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instrText xml:space="preserve"> PAGEREF _Toc23737 \h </w:instrText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separate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t>12</w:t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end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end"/>
          </w:r>
        </w:p>
        <w:p w14:paraId="0C84255C">
          <w:pPr>
            <w:pStyle w:val="27"/>
            <w:tabs>
              <w:tab w:val="right" w:leader="dot" w:pos="9406"/>
            </w:tabs>
            <w:rPr>
              <w:rFonts w:hint="eastAsia" w:ascii="黑体" w:hAnsi="黑体" w:eastAsia="黑体" w:cs="黑体"/>
              <w:color w:val="auto"/>
              <w:sz w:val="28"/>
              <w:szCs w:val="32"/>
            </w:rPr>
          </w:pP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begin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instrText xml:space="preserve"> HYPERLINK \l _Toc15241 </w:instrText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separate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t>附录B 课程报告评分标准</w:t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tab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begin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instrText xml:space="preserve"> PAGEREF _Toc15241 \h </w:instrText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separate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t>13</w:t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end"/>
          </w:r>
          <w:r>
            <w:rPr>
              <w:rFonts w:hint="eastAsia" w:ascii="黑体" w:hAnsi="黑体" w:eastAsia="黑体" w:cs="黑体"/>
              <w:color w:val="auto"/>
              <w:sz w:val="28"/>
              <w:szCs w:val="32"/>
            </w:rPr>
            <w:fldChar w:fldCharType="end"/>
          </w:r>
        </w:p>
        <w:p w14:paraId="030ADB6D">
          <w:pPr>
            <w:rPr>
              <w:color w:val="auto"/>
            </w:rPr>
          </w:pPr>
          <w:r>
            <w:rPr>
              <w:rFonts w:ascii="Times New Roman" w:hAnsi="Times New Roman" w:eastAsia="宋体"/>
              <w:color w:val="auto"/>
            </w:rPr>
            <w:fldChar w:fldCharType="end"/>
          </w:r>
        </w:p>
      </w:sdtContent>
    </w:sdt>
    <w:p w14:paraId="15702985">
      <w:pPr>
        <w:pStyle w:val="3"/>
        <w:jc w:val="center"/>
        <w:rPr>
          <w:color w:val="auto"/>
        </w:rPr>
      </w:pPr>
      <w:r>
        <w:rPr>
          <w:rFonts w:ascii="SimSun" w:hAnsi="SimSun" w:eastAsia="宋体"/>
          <w:sz w:val="30"/>
          <w:szCs w:val="30"/>
          <w:b/>
          <w:bCs/>
        </w:rPr>
        <w:t>第1章 项目选题与需求分析</w:t>
      </w:r>
      <w:bookmarkEnd w:id="2"/>
    </w:p>
    <w:p w14:paraId="070C2212">
      <w:pPr>
        <w:pStyle w:val="4"/>
        <w:jc w:val="left"/>
        <w:rPr>
          <w:color w:val="auto"/>
        </w:rPr>
      </w:pPr>
      <w:bookmarkStart w:id="3" w:name="_Toc28123"/>
      <w:r>
        <w:rPr>
          <w:rFonts w:ascii="SimSun" w:hAnsi="SimSun" w:eastAsia="宋体"/>
          <w:sz w:val="28"/>
          <w:szCs w:val="28"/>
          <w:b/>
          <w:bCs/>
        </w:rPr>
        <w:t>1.1 项目背景与问题来源</w:t>
      </w:r>
      <w:bookmarkEnd w:id="3"/>
    </w:p>
    <w:p w14:paraId="17D5A0D2">
      <w:pPr>
        <w:spacing w:after="0" w:line="288" w:lineRule="auto" w:before="0"/>
        <w:ind w:firstLine="480"/>
        <w:rPr>
          <w:rFonts w:hint="eastAsia" w:ascii="宋体" w:hAnsi="宋体" w:cs="宋体"/>
          <w:color w:val="auto"/>
          <w:sz w:val="24"/>
          <w:szCs w:val="24"/>
        </w:rPr>
      </w:pPr>
      <w:commentRangeStart w:id="1"/>
      <w:r>
        <w:rPr>
          <w:rFonts w:ascii="SimSun" w:hAnsi="SimSun" w:eastAsia="宋体"/>
          <w:sz w:val="24"/>
          <w:szCs w:val="24"/>
        </w:rPr>
        <w:t>说明项目来源、现实痛点和应用价值。建议从“真实场景—现有问题—智能体介入价值”三个层次展开，避免只写概念介绍。</w:t>
      </w:r>
      <w:commentRangeEnd w:id="1"/>
      <w:r>
        <w:rPr>
          <w:rFonts w:ascii="SimSun" w:hAnsi="SimSun" w:eastAsia="宋体"/>
          <w:sz w:val="24"/>
          <w:szCs w:val="24"/>
        </w:rPr>
        <w:commentReference w:id="1"/>
      </w:r>
    </w:p>
    <w:tbl>
      <w:tblPr>
        <w:tblStyle w:val="36"/>
        <w:tblW w:w="5000" w:type="pct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8"/>
        <w:gridCol w:w="8008"/>
      </w:tblGrid>
      <w:tr w14:paraId="3A46DA8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4572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F36B95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eastAsia="宋体"/>
                <w:b/>
                <w:color w:val="auto"/>
                <w:sz w:val="20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填写项目</w:t>
            </w:r>
          </w:p>
        </w:tc>
        <w:tc>
          <w:tcPr>
            <w:tcW w:w="4572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C8289D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eastAsia="宋体"/>
                <w:b/>
                <w:color w:val="auto"/>
                <w:sz w:val="20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建议内容</w:t>
            </w:r>
          </w:p>
        </w:tc>
      </w:tr>
      <w:tr w14:paraId="268247B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572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0BB4D7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项目背景</w:t>
            </w:r>
          </w:p>
        </w:tc>
        <w:tc>
          <w:tcPr>
            <w:tcW w:w="4572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5AFF3B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hint="eastAsia" w:ascii="Times New Roman" w:hAnsi="Times New Roman" w:eastAsia="宋体"/>
                <w:b w:val="0"/>
                <w:color w:val="auto"/>
                <w:sz w:val="19"/>
              </w:rPr>
              <w:t>在校园场景中，学生查询课程信息、办理事务常需多次登录不同系统，流程繁琐且效率低，该问题真实存在。</w:t>
            </w:r>
          </w:p>
        </w:tc>
      </w:tr>
      <w:tr w14:paraId="0F8CC96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572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2E8EDA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问题痛点</w:t>
            </w:r>
          </w:p>
        </w:tc>
        <w:tc>
          <w:tcPr>
            <w:tcW w:w="4572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64C8E3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hint="eastAsia" w:ascii="Times New Roman" w:hAnsi="Times New Roman" w:eastAsia="宋体"/>
                <w:b w:val="0"/>
                <w:color w:val="auto"/>
                <w:sz w:val="19"/>
              </w:rPr>
              <w:t>用户查询校园办事流程时信息分散、更新滞后，常需多次往返不同部门，导致办理效率低、体验差。</w:t>
            </w:r>
          </w:p>
        </w:tc>
      </w:tr>
      <w:tr w14:paraId="2DB3E0D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572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D53045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智能体价值</w:t>
            </w:r>
          </w:p>
        </w:tc>
        <w:tc>
          <w:tcPr>
            <w:tcW w:w="4572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0E96A5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hint="eastAsia" w:ascii="Times New Roman" w:hAnsi="Times New Roman" w:eastAsia="宋体"/>
                <w:b w:val="0"/>
                <w:color w:val="auto"/>
                <w:sz w:val="19"/>
              </w:rPr>
              <w:t>通过角色设定、RAG工作流、向量数据库、知识库与联网插件协同，实现资料入库到Word导出的完整闭环，提升生成效率与准确性。</w:t>
            </w:r>
          </w:p>
        </w:tc>
      </w:tr>
      <w:tr w14:paraId="418380A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572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519D44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项目边界</w:t>
            </w:r>
          </w:p>
        </w:tc>
        <w:tc>
          <w:tcPr>
            <w:tcW w:w="4572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F52201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hint="eastAsia" w:ascii="Times New Roman" w:hAnsi="Times New Roman" w:eastAsia="宋体"/>
                <w:b w:val="0"/>
                <w:color w:val="auto"/>
                <w:sz w:val="19"/>
              </w:rPr>
              <w:t>本项目解决校园信息查询效率低的问题，不解决线下流程办理和人工审核。</w:t>
            </w:r>
          </w:p>
        </w:tc>
      </w:tr>
    </w:tbl>
    <w:p w14:paraId="29836C28">
      <w:pPr>
        <w:pStyle w:val="4"/>
        <w:jc w:val="left"/>
        <w:rPr>
          <w:color w:val="auto"/>
        </w:rPr>
      </w:pPr>
      <w:bookmarkStart w:id="4" w:name="_Toc11738"/>
      <w:r>
        <w:rPr>
          <w:rFonts w:ascii="SimSun" w:hAnsi="SimSun" w:eastAsia="宋体"/>
          <w:sz w:val="28"/>
          <w:szCs w:val="28"/>
          <w:b/>
          <w:bCs/>
        </w:rPr>
        <w:t>1.2 目标用户与应用场景</w:t>
      </w:r>
      <w:bookmarkEnd w:id="4"/>
    </w:p>
    <w:p w14:paraId="2351F733">
      <w:pPr>
        <w:spacing w:after="0" w:line="288" w:lineRule="auto" w:before="0"/>
        <w:ind w:firstLine="480"/>
        <w:rPr>
          <w:rFonts w:hint="eastAsia" w:ascii="宋体" w:hAnsi="宋体" w:cs="宋体"/>
          <w:color w:val="auto"/>
          <w:sz w:val="24"/>
          <w:szCs w:val="24"/>
        </w:rPr>
      </w:pPr>
      <w:r>
        <w:rPr>
          <w:rFonts w:ascii="SimSun" w:hAnsi="SimSun" w:eastAsia="宋体"/>
          <w:sz w:val="24"/>
          <w:szCs w:val="24"/>
        </w:rPr>
        <w:t>描述目标用户画像、使用场景、任务流程和典型需求。至少给出2类目标用户或2个典型使用情境。</w:t>
      </w:r>
    </w:p>
    <w:tbl>
      <w:tblPr>
        <w:tblStyle w:val="36"/>
        <w:tblW w:w="5000" w:type="pct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8"/>
        <w:gridCol w:w="2881"/>
        <w:gridCol w:w="2881"/>
        <w:gridCol w:w="2880"/>
      </w:tblGrid>
      <w:tr w14:paraId="2F85384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2286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2D890B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用户类型</w:t>
            </w:r>
          </w:p>
        </w:tc>
        <w:tc>
          <w:tcPr>
            <w:tcW w:w="2286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8E06F9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典型需求</w:t>
            </w:r>
          </w:p>
        </w:tc>
        <w:tc>
          <w:tcPr>
            <w:tcW w:w="2286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798B76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使用场景</w:t>
            </w:r>
          </w:p>
        </w:tc>
        <w:tc>
          <w:tcPr>
            <w:tcW w:w="2286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645192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预期输出</w:t>
            </w:r>
          </w:p>
        </w:tc>
      </w:tr>
      <w:tr w14:paraId="6FDF078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86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FF8A54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t>资料管理员</w:t>
            </w:r>
          </w:p>
        </w:tc>
        <w:tc>
          <w:tcPr>
            <w:tcW w:w="2286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C31926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t>将多份产品说明书PDF与内部Word一并入库以便统一检索</w:t>
            </w:r>
          </w:p>
        </w:tc>
        <w:tc>
          <w:tcPr>
            <w:tcW w:w="2286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FA7425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t>系统后端的资料维护与质量清理</w:t>
            </w:r>
          </w:p>
        </w:tc>
        <w:tc>
          <w:tcPr>
            <w:tcW w:w="2286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FC46E1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t>结构化的向量库与来源清单</w:t>
            </w:r>
          </w:p>
        </w:tc>
      </w:tr>
      <w:tr w14:paraId="772DB47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907665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t>模板管理员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DB1273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t>维护法务合规提供的docx模板，确保关键条款处使用特定锚点避免大模型误判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C1D97A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t>模板上传与结构验证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54FE44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t>可供生成器调用的任务列表</w:t>
            </w:r>
          </w:p>
        </w:tc>
      </w:tr>
      <w:tr w14:paraId="4270111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86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5CF9BC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t>专业撰稿人</w:t>
            </w:r>
          </w:p>
        </w:tc>
        <w:tc>
          <w:tcPr>
            <w:tcW w:w="2286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82C831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t>在“增强”模式下放宽检索距离、提高字数上限以获得充实初稿，同时保留流式阅读体验</w:t>
            </w:r>
          </w:p>
        </w:tc>
        <w:tc>
          <w:tcPr>
            <w:tcW w:w="2286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E835B5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t>日常高频的文档起草</w:t>
            </w:r>
          </w:p>
        </w:tc>
        <w:tc>
          <w:tcPr>
            <w:tcW w:w="2286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56749F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t>可直接下载且格式完善的Word成稿</w:t>
            </w:r>
          </w:p>
        </w:tc>
      </w:tr>
    </w:tbl>
    <w:p w14:paraId="3D02154B">
      <w:pPr>
        <w:pStyle w:val="4"/>
        <w:jc w:val="left"/>
        <w:rPr>
          <w:color w:val="auto"/>
        </w:rPr>
      </w:pPr>
      <w:bookmarkStart w:id="5" w:name="_Toc2199"/>
      <w:r>
        <w:rPr>
          <w:rFonts w:ascii="SimSun" w:hAnsi="SimSun" w:eastAsia="宋体"/>
          <w:sz w:val="28"/>
          <w:szCs w:val="28"/>
          <w:b/>
          <w:bCs/>
        </w:rPr>
        <w:t>1.3 功能目标与演示目标</w:t>
      </w:r>
      <w:bookmarkEnd w:id="5"/>
    </w:p>
    <w:p w14:paraId="76CEDB78">
      <w:pPr>
        <w:spacing w:after="0" w:line="288" w:lineRule="auto" w:before="0"/>
        <w:ind w:firstLine="480"/>
        <w:rPr>
          <w:rFonts w:hint="eastAsia" w:ascii="宋体" w:hAnsi="宋体" w:cs="宋体"/>
          <w:color w:val="auto"/>
          <w:sz w:val="24"/>
          <w:szCs w:val="24"/>
        </w:rPr>
      </w:pPr>
      <w:r>
        <w:rPr>
          <w:rFonts w:ascii="SimSun" w:hAnsi="SimSun" w:eastAsia="宋体"/>
          <w:sz w:val="24"/>
          <w:szCs w:val="24"/>
        </w:rPr>
        <w:t>本节应把项目功能写成可以检查、可以演示、可以评分的目标。每个目标最好对应一个演示用例或测试记录。</w:t>
      </w:r>
    </w:p>
    <w:tbl>
      <w:tblPr>
        <w:tblStyle w:val="36"/>
        <w:tblW w:w="5000" w:type="pct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6"/>
        <w:gridCol w:w="3682"/>
        <w:gridCol w:w="1928"/>
        <w:gridCol w:w="2160"/>
      </w:tblGrid>
      <w:tr w14:paraId="42D26C6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286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A6AFBF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功能模块</w:t>
            </w:r>
          </w:p>
        </w:tc>
        <w:tc>
          <w:tcPr>
            <w:tcW w:w="2286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557915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功能说明</w:t>
            </w:r>
          </w:p>
        </w:tc>
        <w:tc>
          <w:tcPr>
            <w:tcW w:w="2286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9ED7B2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涉及核心能力</w:t>
            </w:r>
          </w:p>
        </w:tc>
        <w:tc>
          <w:tcPr>
            <w:tcW w:w="2286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42E660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验收方式</w:t>
            </w:r>
          </w:p>
        </w:tc>
      </w:tr>
      <w:tr w14:paraId="573D0E9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86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350643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模块1：智能问答/咨询</w:t>
            </w:r>
          </w:p>
        </w:tc>
        <w:tc>
          <w:tcPr>
            <w:tcW w:w="2286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45C747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t>基于角色设定与知识库，回答用户关于资料内容的提问。</w:t>
            </w:r>
          </w:p>
        </w:tc>
        <w:tc>
          <w:tcPr>
            <w:tcW w:w="2286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B6D752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角色设定、知识库</w:t>
            </w:r>
          </w:p>
        </w:tc>
        <w:tc>
          <w:tcPr>
            <w:tcW w:w="2286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77F463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t>截图：用户问题、引用依据、回答结果。</w:t>
            </w:r>
          </w:p>
        </w:tc>
      </w:tr>
      <w:tr w14:paraId="0E344C4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11FE11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模块2：流程办理/任务规划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C34650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t>通过工作流分步骤完成模板分析与分段生成任务。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988770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工作流、条件分支、变量传递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584111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t>截图：工作流节点、输入输出结果。</w:t>
            </w:r>
          </w:p>
        </w:tc>
      </w:tr>
      <w:tr w14:paraId="53CD332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EC3F71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模块3：数据记录/查询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F7D923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t>把用户信息、订单、预约、评分等写入或读取数据库，支持查询、新增、更新操作。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B2FFB6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数据库、表结构、查询/新增/更新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2768C3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t>截图：数据表结构、查询结果、新增或更新运行记录，展示真实读写结果。</w:t>
            </w:r>
          </w:p>
        </w:tc>
      </w:tr>
      <w:tr w14:paraId="603B72C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7975EB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模块4：外部工具调用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22D020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t>调用插件完成联网搜索、地图、天气、OCR、邮件、日程等扩展能力。在知识库薄弱时调用百炼内置联网搜索插件获取实时信息。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58AE4B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插件/API调用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DC989C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t>截图：插件配置、参数和调用成功结果。展示联网搜索等插件调用过程与输出。</w:t>
            </w:r>
          </w:p>
        </w:tc>
      </w:tr>
      <w:tr w14:paraId="297CA88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86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4385DD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模块5：综合演示</w:t>
            </w:r>
          </w:p>
        </w:tc>
        <w:tc>
          <w:tcPr>
            <w:tcW w:w="2286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4F30B0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t>组合智能问答、流程办理、数据记录与外部工具调用，实现从资料入库到Word导出的完整业务闭环。</w:t>
            </w:r>
          </w:p>
        </w:tc>
        <w:tc>
          <w:tcPr>
            <w:tcW w:w="2286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89CEF3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多能力协同</w:t>
            </w:r>
          </w:p>
        </w:tc>
        <w:tc>
          <w:tcPr>
            <w:tcW w:w="2286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0963B8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t>录屏或现场演示，展示从用户输入到Word成稿回填的全流程协同效果。</w:t>
            </w:r>
          </w:p>
        </w:tc>
      </w:tr>
    </w:tbl>
    <w:p w14:paraId="3A79B306">
      <w:pPr>
        <w:pStyle w:val="3"/>
        <w:jc w:val="center"/>
        <w:rPr>
          <w:color w:val="auto"/>
        </w:rPr>
      </w:pPr>
      <w:r>
        <w:rPr>
          <w:rFonts w:ascii="SimSun" w:hAnsi="SimSun" w:eastAsia="宋体"/>
          <w:sz w:val="30"/>
          <w:szCs w:val="30"/>
          <w:b/>
          <w:bCs/>
        </w:rPr>
        <w:t>第2章 智能体总体设计</w:t>
      </w:r>
      <w:bookmarkEnd w:id="6"/>
    </w:p>
    <w:p w14:paraId="742D0969">
      <w:pPr>
        <w:pStyle w:val="4"/>
        <w:jc w:val="left"/>
        <w:rPr>
          <w:color w:val="auto"/>
        </w:rPr>
      </w:pPr>
      <w:bookmarkStart w:id="7" w:name="_Toc21605"/>
      <w:r>
        <w:rPr>
          <w:rFonts w:ascii="SimSun" w:hAnsi="SimSun" w:eastAsia="宋体"/>
          <w:sz w:val="28"/>
          <w:szCs w:val="28"/>
          <w:b/>
          <w:bCs/>
        </w:rPr>
        <w:t>2.1 应用总体架构</w:t>
      </w:r>
      <w:bookmarkEnd w:id="7"/>
    </w:p>
    <w:p w14:paraId="4098A8FD">
      <w:pPr>
        <w:spacing w:after="0" w:line="288" w:lineRule="auto" w:before="0"/>
        <w:ind w:firstLine="480"/>
        <w:rPr>
          <w:rFonts w:hint="eastAsia" w:ascii="宋体" w:hAnsi="宋体" w:cs="宋体"/>
          <w:color w:val="auto"/>
          <w:sz w:val="24"/>
          <w:szCs w:val="24"/>
        </w:rPr>
      </w:pPr>
      <w:r>
        <w:rPr>
          <w:rFonts w:ascii="SimSun" w:hAnsi="SimSun" w:eastAsia="宋体"/>
          <w:sz w:val="24"/>
          <w:szCs w:val="24"/>
        </w:rPr>
        <w:t>用文字和图示说明智能体应用的总体结构，建议至少包含：用户入口、智能体角色层、工作流层、知识库层、数据库层、插件/工具层、输出展示层。</w:t>
      </w:r>
    </w:p>
    <w:tbl>
      <w:tblPr>
        <w:tblStyle w:val="35"/>
        <w:tblW w:w="5000" w:type="pct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4EF4C3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44" w:type="dxa"/>
            <w:shd w:val="clear" w:color="auto" w:fill="F2F2F2"/>
            <w:vAlign w:val="top"/>
          </w:tcPr>
          <w:p w14:paraId="3483F1CB">
            <w:pPr>
              <w:spacing w:before="480"/>
              <w:jc w:val="center"/>
              <w:rPr>
                <w:color w:val="auto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此处粘贴截图 / 架构图 / 运行效果图</w:t>
            </w:r>
          </w:p>
          <w:p w14:paraId="304F8661">
            <w:pPr>
              <w:jc w:val="center"/>
              <w:rPr>
                <w:color w:val="auto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要求：图像清晰，能看清关键配置、输入输出或运行结果</w:t>
            </w:r>
          </w:p>
        </w:tc>
      </w:tr>
    </w:tbl>
    <w:p w14:paraId="4536004C">
      <w:pPr>
        <w:spacing w:after="0" w:before="0"/>
        <w:ind w:firstLine="480"/>
        <w:jc w:val="center"/>
        <w:rPr>
          <w:color w:val="auto"/>
        </w:rPr>
      </w:pPr>
      <w:r>
        <w:rPr>
          <w:rFonts w:ascii="SimSun" w:hAnsi="SimSun" w:eastAsia="宋体"/>
          <w:sz w:val="24"/>
          <w:szCs w:val="24"/>
        </w:rPr>
        <w:t>图2.1 智能体应用总体架构图</w:t>
      </w:r>
    </w:p>
    <w:tbl>
      <w:tblPr>
        <w:tblStyle w:val="35"/>
        <w:tblW w:w="5000" w:type="pct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6E66FD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44" w:type="dxa"/>
            <w:shd w:val="clear" w:color="auto" w:fill="EEF3F8"/>
            <w:vAlign w:val="top"/>
          </w:tcPr>
          <w:p w14:paraId="05272894">
            <w:pPr>
              <w:spacing w:after="80"/>
              <w:rPr>
                <w:color w:val="auto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架构图建议</w:t>
            </w:r>
          </w:p>
          <w:p w14:paraId="5E08E4B5">
            <w:pPr>
              <w:spacing w:after="40"/>
              <w:ind w:left="170"/>
              <w:rPr>
                <w:color w:val="auto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• 可以使用平台自带截图，也可以用流程图工具绘制。</w:t>
            </w:r>
          </w:p>
          <w:p w14:paraId="7B893AE1">
            <w:pPr>
              <w:spacing w:after="40"/>
              <w:ind w:left="170"/>
              <w:rPr>
                <w:color w:val="auto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• 图中要体现各模块之间的数据流向，如“用户输入—意图识别—知识检索—工作流处理—插件调用—数据库记录—结果输出”。</w:t>
            </w:r>
          </w:p>
          <w:p w14:paraId="1C85F8A0">
            <w:pPr>
              <w:spacing w:after="40"/>
              <w:ind w:left="170"/>
              <w:rPr>
                <w:color w:val="auto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• 不要只放平台首页截图，应让教师能看懂系统组成。</w:t>
            </w:r>
          </w:p>
        </w:tc>
      </w:tr>
    </w:tbl>
    <w:p w14:paraId="5C8A6DB2">
      <w:pPr>
        <w:pStyle w:val="4"/>
        <w:jc w:val="left"/>
        <w:rPr>
          <w:color w:val="auto"/>
        </w:rPr>
      </w:pPr>
      <w:bookmarkStart w:id="8" w:name="_Toc19167"/>
      <w:r>
        <w:rPr>
          <w:rFonts w:ascii="SimSun" w:hAnsi="SimSun" w:eastAsia="宋体"/>
          <w:sz w:val="28"/>
          <w:szCs w:val="28"/>
          <w:b/>
          <w:bCs/>
        </w:rPr>
        <w:t>2.2 智能体角色设定</w:t>
      </w:r>
      <w:bookmarkEnd w:id="8"/>
    </w:p>
    <w:p w14:paraId="13F3179D">
      <w:pPr>
        <w:spacing w:after="0" w:line="288" w:lineRule="auto" w:before="0"/>
        <w:ind w:firstLine="480"/>
        <w:rPr>
          <w:rFonts w:hint="eastAsia" w:ascii="宋体" w:hAnsi="宋体" w:cs="宋体"/>
          <w:color w:val="auto"/>
          <w:sz w:val="24"/>
          <w:szCs w:val="24"/>
        </w:rPr>
      </w:pPr>
      <w:r>
        <w:rPr>
          <w:rFonts w:ascii="SimSun" w:hAnsi="SimSun" w:eastAsia="宋体"/>
          <w:sz w:val="24"/>
          <w:szCs w:val="24"/>
        </w:rPr>
        <w:t>角色设定是智能体应用的核心入口。本节应完整展示智能体名称、身份定位、服务对象、语气风格、能力边界、禁止行为和输出格式要求。</w:t>
      </w:r>
    </w:p>
    <w:tbl>
      <w:tblPr>
        <w:tblStyle w:val="36"/>
        <w:tblW w:w="5000" w:type="pct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9"/>
        <w:gridCol w:w="8007"/>
      </w:tblGrid>
      <w:tr w14:paraId="4A7029C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4572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5746DA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1"/>
                <w:szCs w:val="21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项目</w:t>
            </w:r>
          </w:p>
        </w:tc>
        <w:tc>
          <w:tcPr>
            <w:tcW w:w="4572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21FA72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1"/>
                <w:szCs w:val="21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填写内容</w:t>
            </w:r>
          </w:p>
        </w:tc>
      </w:tr>
      <w:tr w14:paraId="31E57CA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572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6AFC8B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21"/>
                <w:szCs w:val="21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智能体名称</w:t>
            </w:r>
          </w:p>
        </w:tc>
        <w:tc>
          <w:tcPr>
            <w:tcW w:w="4572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528852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21"/>
                <w:szCs w:val="21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ascii="Times New Roman" w:hAnsi="Times New Roman" w:eastAsia="宋体"/>
                <w:b w:val="0"/>
                <w:color w:val="auto"/>
                <w:sz w:val="21"/>
                <w:szCs w:val="21"/>
              </w:rPr>
              <w:rPr>
                <w:rFonts w:ascii="Times New Roman" w:hAnsi="Times New Roman" w:eastAsia="宋体"/>
                <w:b w:val="0"/>
                <w:color w:val="auto"/>
                <w:sz w:val="21"/>
                <w:szCs w:val="21"/>
              </w:rPr>
              <w:t>政府及企业科技类申报、合规披露类文档的专业起草助手，服务需提升撰写效率的机构人员。</w:t>
            </w:r>
          </w:p>
        </w:tc>
      </w:tr>
      <w:tr w14:paraId="6FD7C32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572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246D0C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21"/>
                <w:szCs w:val="21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角色身份</w:t>
            </w:r>
          </w:p>
        </w:tc>
        <w:tc>
          <w:tcPr>
            <w:tcW w:w="4572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E67144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21"/>
                <w:szCs w:val="21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ascii="Times New Roman" w:hAnsi="Times New Roman" w:eastAsia="宋体"/>
                <w:b w:val="0"/>
                <w:color w:val="auto"/>
                <w:sz w:val="21"/>
                <w:szCs w:val="21"/>
              </w:rPr>
              <w:t>政府及企业科技类申报、合规披露类文档的专业起草助手</w:t>
            </w:r>
          </w:p>
        </w:tc>
      </w:tr>
      <w:tr w14:paraId="3EDBA99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572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CAD186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21"/>
                <w:szCs w:val="21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服务对象</w:t>
            </w:r>
          </w:p>
        </w:tc>
        <w:tc>
          <w:tcPr>
            <w:tcW w:w="4572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174EE6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21"/>
                <w:szCs w:val="21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ascii="Times New Roman" w:hAnsi="Times New Roman" w:eastAsia="宋体"/>
                <w:b w:val="0"/>
                <w:color w:val="auto"/>
                <w:sz w:val="21"/>
                <w:szCs w:val="21"/>
              </w:rPr>
              <w:t>面向具备一定业务知识但急需提升撰写效率的机构人员，用户水平中等，需求为高效完成合规文档撰写，使用环境为办公场景。</w:t>
            </w:r>
          </w:p>
        </w:tc>
      </w:tr>
      <w:tr w14:paraId="3301EDD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572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AB62AB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21"/>
                <w:szCs w:val="21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核心任务</w:t>
            </w:r>
          </w:p>
        </w:tc>
        <w:tc>
          <w:tcPr>
            <w:tcW w:w="4572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F02C13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21"/>
                <w:szCs w:val="21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ascii="Times New Roman" w:hAnsi="Times New Roman" w:eastAsia="宋体"/>
                <w:b w:val="0"/>
                <w:color w:val="auto"/>
                <w:sz w:val="21"/>
                <w:szCs w:val="21"/>
              </w:rPr>
              <w:t>依据检索到的机构事实资料撰写段落；按字数与格式要求填充表格单元格；在缺乏依据时显式声明而非杜撰；严格遵循Word模板结构进行回填；调用联网搜索插件获取实时信息。</w:t>
            </w:r>
          </w:p>
        </w:tc>
      </w:tr>
      <w:tr w14:paraId="4B7203B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572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5E0900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21"/>
                <w:szCs w:val="21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语气风格</w:t>
            </w:r>
          </w:p>
        </w:tc>
        <w:tc>
          <w:tcPr>
            <w:tcW w:w="4572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FBF036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21"/>
                <w:szCs w:val="21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ascii="Times New Roman" w:hAnsi="Times New Roman" w:eastAsia="宋体"/>
                <w:b w:val="0"/>
                <w:color w:val="auto"/>
                <w:sz w:val="21"/>
                <w:szCs w:val="21"/>
              </w:rPr>
              <w:t>专业、严谨、客观、克制，符合合规披露语体。</w:t>
            </w:r>
          </w:p>
        </w:tc>
      </w:tr>
      <w:tr w14:paraId="5DAC860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572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47EA11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21"/>
                <w:szCs w:val="21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能力边界</w:t>
            </w:r>
          </w:p>
        </w:tc>
        <w:tc>
          <w:tcPr>
            <w:tcW w:w="4572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DFB850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21"/>
                <w:szCs w:val="21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ascii="Times New Roman" w:hAnsi="Times New Roman" w:eastAsia="宋体"/>
                <w:b w:val="0"/>
                <w:color w:val="auto"/>
                <w:sz w:val="21"/>
                <w:szCs w:val="21"/>
              </w:rPr>
              <w:t>不确定事实在无联网支撑时须显式声明“资料未载明”，禁止杜撰；超出知识库与工具范围的问题不予回答；所有生成内容均需提醒用户人工复核。</w:t>
            </w:r>
          </w:p>
        </w:tc>
      </w:tr>
      <w:tr w14:paraId="012C491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572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A2526F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21"/>
                <w:szCs w:val="21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输出格式</w:t>
            </w:r>
          </w:p>
        </w:tc>
        <w:tc>
          <w:tcPr>
            <w:tcW w:w="4572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50AEE9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21"/>
                <w:szCs w:val="21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ascii="Times New Roman" w:hAnsi="Times New Roman" w:eastAsia="宋体"/>
                <w:b w:val="0"/>
                <w:color w:val="auto"/>
                <w:sz w:val="21"/>
                <w:szCs w:val="21"/>
              </w:rPr>
              <w:t>禁止杜撰事实；禁止在无联网支撑时猜测不确定内容；禁止输出未经验证的敏感建议；禁止忽略模板结构随意回填；禁止误导用户或隐瞒能力边界。</w:t>
            </w:r>
          </w:p>
        </w:tc>
      </w:tr>
    </w:tbl>
    <w:p w14:paraId="2623D77F">
      <w:pPr>
        <w:pStyle w:val="4"/>
        <w:jc w:val="left"/>
        <w:rPr>
          <w:color w:val="auto"/>
        </w:rPr>
      </w:pPr>
      <w:bookmarkStart w:id="9" w:name="_Toc25054"/>
      <w:r>
        <w:rPr>
          <w:rFonts w:ascii="SimSun" w:hAnsi="SimSun" w:eastAsia="宋体"/>
          <w:sz w:val="28"/>
          <w:szCs w:val="28"/>
          <w:b/>
          <w:bCs/>
        </w:rPr>
        <w:t>2.3 任务边界、安全约束与交互策略</w:t>
      </w:r>
      <w:bookmarkEnd w:id="9"/>
    </w:p>
    <w:p w14:paraId="5690F52F">
      <w:pPr>
        <w:spacing w:after="0" w:line="288" w:lineRule="auto" w:before="0"/>
        <w:ind w:firstLine="480"/>
        <w:rPr>
          <w:rFonts w:hint="eastAsia" w:ascii="宋体" w:hAnsi="宋体" w:cs="宋体"/>
          <w:color w:val="auto"/>
          <w:sz w:val="24"/>
          <w:szCs w:val="24"/>
        </w:rPr>
      </w:pPr>
      <w:r>
        <w:rPr>
          <w:rFonts w:ascii="SimSun" w:hAnsi="SimSun" w:eastAsia="宋体"/>
          <w:sz w:val="24"/>
          <w:szCs w:val="24"/>
        </w:rPr>
        <w:t>说明智能体如何避免误导用户、如何处理敏感或超出能力范围的问题、如何引导用户补充必要信息。</w:t>
      </w:r>
    </w:p>
    <w:tbl>
      <w:tblPr>
        <w:tblStyle w:val="36"/>
        <w:tblW w:w="5000" w:type="pct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0"/>
        <w:gridCol w:w="4760"/>
        <w:gridCol w:w="3256"/>
      </w:tblGrid>
      <w:tr w14:paraId="353F31F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048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2B307B7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约束类型</w:t>
            </w:r>
          </w:p>
        </w:tc>
        <w:tc>
          <w:tcPr>
            <w:tcW w:w="3048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CAA0246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具体规则</w:t>
            </w:r>
          </w:p>
        </w:tc>
        <w:tc>
          <w:tcPr>
            <w:tcW w:w="3048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271ABD6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示例表达</w:t>
            </w:r>
          </w:p>
        </w:tc>
      </w:tr>
      <w:tr w14:paraId="61618C4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48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9EAB0EA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事实准确性</w:t>
            </w:r>
          </w:p>
        </w:tc>
        <w:tc>
          <w:tcPr>
            <w:tcW w:w="3048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C55BFE1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hint="eastAsia" w:ascii="宋体" w:hAnsi="宋体" w:eastAsia="宋体" w:cs="宋体"/>
                <w:b w:val="0"/>
                <w:color w:val="auto"/>
                <w:sz w:val="21"/>
                <w:szCs w:val="21"/>
              </w:rPr>
              <w:t>涉及政策、价格、时间、法律、医疗等信息时，应提示来源和时效。</w:t>
            </w:r>
          </w:p>
        </w:tc>
        <w:tc>
          <w:tcPr>
            <w:tcW w:w="3048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DE735D4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hint="eastAsia" w:ascii="宋体" w:hAnsi="宋体" w:eastAsia="宋体" w:cs="宋体"/>
                <w:b w:val="0"/>
                <w:color w:val="auto"/>
                <w:sz w:val="21"/>
                <w:szCs w:val="21"/>
              </w:rPr>
              <w:t>“该信息可能变化，请以官方通知为准。”</w:t>
            </w:r>
          </w:p>
        </w:tc>
      </w:tr>
      <w:tr w14:paraId="29447AE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4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776258F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任务边界</w:t>
            </w:r>
          </w:p>
        </w:tc>
        <w:tc>
          <w:tcPr>
            <w:tcW w:w="304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4083232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hint="eastAsia" w:ascii="宋体" w:hAnsi="宋体" w:eastAsia="宋体" w:cs="宋体"/>
                <w:b w:val="0"/>
                <w:color w:val="auto"/>
                <w:sz w:val="21"/>
                <w:szCs w:val="21"/>
              </w:rPr>
              <w:t>不提供超出项目范围的服务，不承诺无法执行的线下操作。不确定的事实在无联网支撑时必须显式声明而非杜撰。</w:t>
            </w:r>
          </w:p>
        </w:tc>
        <w:tc>
          <w:tcPr>
            <w:tcW w:w="304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F5099BD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hint="eastAsia" w:ascii="宋体" w:hAnsi="宋体" w:eastAsia="宋体" w:cs="宋体"/>
                <w:b w:val="0"/>
                <w:color w:val="auto"/>
                <w:sz w:val="21"/>
                <w:szCs w:val="21"/>
              </w:rPr>
              <w:t>“该信息资料未载明，建议您通过官方渠道核实最新要求。”</w:t>
            </w:r>
          </w:p>
        </w:tc>
      </w:tr>
      <w:tr w14:paraId="7DBAD07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4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2D631A8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隐私保护</w:t>
            </w:r>
          </w:p>
        </w:tc>
        <w:tc>
          <w:tcPr>
            <w:tcW w:w="304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03CA8F4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hint="eastAsia" w:ascii="宋体" w:hAnsi="宋体" w:eastAsia="宋体" w:cs="宋体"/>
                <w:b w:val="0"/>
                <w:color w:val="auto"/>
                <w:sz w:val="21"/>
                <w:szCs w:val="21"/>
              </w:rPr>
              <w:t>不要求用户提供无关个人敏感信息，数据库字段应最小化。</w:t>
            </w:r>
          </w:p>
        </w:tc>
        <w:tc>
          <w:tcPr>
            <w:tcW w:w="304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035B656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hint="eastAsia" w:ascii="宋体" w:hAnsi="宋体" w:eastAsia="宋体" w:cs="宋体"/>
                <w:b w:val="0"/>
                <w:color w:val="auto"/>
                <w:sz w:val="21"/>
                <w:szCs w:val="21"/>
              </w:rPr>
              <w:t>“本系统仅收集申报必需信息，不会索要无关个人隐私数据。”</w:t>
            </w:r>
          </w:p>
        </w:tc>
      </w:tr>
      <w:tr w14:paraId="42E837D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48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65309CC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交互澄清</w:t>
            </w:r>
          </w:p>
        </w:tc>
        <w:tc>
          <w:tcPr>
            <w:tcW w:w="3048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75F0860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hint="eastAsia" w:ascii="宋体" w:hAnsi="宋体" w:eastAsia="宋体" w:cs="宋体"/>
                <w:b w:val="0"/>
                <w:color w:val="auto"/>
                <w:sz w:val="21"/>
                <w:szCs w:val="21"/>
              </w:rPr>
              <w:t>用户问题不完整时，先提出1—2个关键澄清问题。涉及政策、价格、时间、法律、医疗等信息时，应提示来源和时效。</w:t>
            </w:r>
          </w:p>
        </w:tc>
        <w:tc>
          <w:tcPr>
            <w:tcW w:w="3048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46F60F5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hint="eastAsia" w:ascii="宋体" w:hAnsi="宋体" w:eastAsia="宋体" w:cs="宋体"/>
                <w:b w:val="0"/>
                <w:color w:val="auto"/>
                <w:sz w:val="21"/>
                <w:szCs w:val="21"/>
              </w:rPr>
              <w:t>“该信息可能变化，请以官方通知为准。请补充具体申报类别或时间要求，以便准确撰写。”</w:t>
            </w:r>
          </w:p>
        </w:tc>
      </w:tr>
    </w:tbl>
    <w:p w14:paraId="64BD9A40">
      <w:pPr>
        <w:pStyle w:val="3"/>
        <w:jc w:val="center"/>
        <w:rPr>
          <w:color w:val="auto"/>
        </w:rPr>
      </w:pPr>
      <w:r>
        <w:rPr>
          <w:rFonts w:ascii="SimSun" w:hAnsi="SimSun" w:eastAsia="宋体"/>
          <w:sz w:val="30"/>
          <w:szCs w:val="30"/>
          <w:b/>
          <w:bCs/>
        </w:rPr>
        <w:t>第3章 核心能力实现过程</w:t>
      </w:r>
      <w:bookmarkEnd w:id="10"/>
    </w:p>
    <w:p w14:paraId="737BF6AE">
      <w:pPr>
        <w:pStyle w:val="4"/>
        <w:jc w:val="left"/>
        <w:rPr>
          <w:color w:val="auto"/>
        </w:rPr>
      </w:pPr>
      <w:bookmarkStart w:id="11" w:name="_Toc31391"/>
      <w:r>
        <w:rPr>
          <w:rFonts w:ascii="SimSun" w:hAnsi="SimSun" w:eastAsia="宋体"/>
          <w:sz w:val="28"/>
          <w:szCs w:val="28"/>
          <w:b/>
          <w:bCs/>
        </w:rPr>
        <w:t>3.1 提示词与角色工程</w:t>
      </w:r>
      <w:bookmarkEnd w:id="11"/>
    </w:p>
    <w:p w14:paraId="34B5AE93">
      <w:pPr>
        <w:spacing w:after="0" w:line="288" w:lineRule="auto" w:before="0"/>
        <w:ind w:firstLine="480"/>
        <w:rPr>
          <w:rFonts w:hint="eastAsia" w:ascii="宋体" w:hAnsi="宋体" w:cs="宋体"/>
          <w:color w:val="auto"/>
          <w:sz w:val="24"/>
          <w:szCs w:val="24"/>
        </w:rPr>
      </w:pPr>
      <w:r>
        <w:rPr>
          <w:rFonts w:ascii="SimSun" w:hAnsi="SimSun" w:eastAsia="宋体"/>
          <w:sz w:val="24"/>
          <w:szCs w:val="24"/>
        </w:rPr>
        <w:t>请粘贴最终版系统提示词，并说明迭代过程。提示词应体现“身份—任务—规则—流程—输出格式—异常处理”。</w:t>
      </w:r>
    </w:p>
    <w:tbl>
      <w:tblPr>
        <w:tblStyle w:val="36"/>
        <w:tblW w:w="5000" w:type="pct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1"/>
        <w:gridCol w:w="3934"/>
        <w:gridCol w:w="2564"/>
        <w:gridCol w:w="2103"/>
      </w:tblGrid>
      <w:tr w14:paraId="54CBE0D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286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ED5F60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版本</w:t>
            </w:r>
          </w:p>
        </w:tc>
        <w:tc>
          <w:tcPr>
            <w:tcW w:w="2286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A47884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主要修改点</w:t>
            </w:r>
          </w:p>
        </w:tc>
        <w:tc>
          <w:tcPr>
            <w:tcW w:w="2286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78013F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解决的问题</w:t>
            </w:r>
          </w:p>
        </w:tc>
        <w:tc>
          <w:tcPr>
            <w:tcW w:w="2286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A32081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效果变化</w:t>
            </w:r>
          </w:p>
        </w:tc>
      </w:tr>
      <w:tr w14:paraId="24A7C99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86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DCC705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V1</w:t>
            </w:r>
          </w:p>
        </w:tc>
        <w:tc>
          <w:tcPr>
            <w:tcW w:w="2286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132525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初始角色设定</w:t>
            </w:r>
          </w:p>
        </w:tc>
        <w:tc>
          <w:tcPr>
            <w:tcW w:w="2286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1539E6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回答泛化、缺少边界</w:t>
            </w:r>
          </w:p>
        </w:tc>
        <w:tc>
          <w:tcPr>
            <w:tcW w:w="2286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CF3ECD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t>仅设定资深撰写专家身份，导致回答泛化且常出现Markdown格式。</w:t>
            </w:r>
          </w:p>
        </w:tc>
      </w:tr>
      <w:tr w14:paraId="6F6F7DC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9C068D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V2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140ACE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加入任务流程与输出格式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DEFD49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结构不稳定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023FDA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t>加入任务流程与纯文本输出格式约束，解决格式污染问题，但结构仍不稳定。</w:t>
            </w:r>
          </w:p>
        </w:tc>
      </w:tr>
      <w:tr w14:paraId="4FF022D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1B9916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V3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E966D9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加入知识库/数据库/插件调用规则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2D5148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无法形成完整业务闭环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0771B3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t>整合知识库/联网调用规则与安全约束，形成完整业务闭环，提升可演示性与稳定性。</w:t>
            </w:r>
          </w:p>
        </w:tc>
      </w:tr>
      <w:tr w14:paraId="3E70EAA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86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74707F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最终版</w:t>
            </w:r>
          </w:p>
        </w:tc>
        <w:tc>
          <w:tcPr>
            <w:tcW w:w="2286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8E603C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整合安全约束、澄清策略、评价标准</w:t>
            </w:r>
          </w:p>
        </w:tc>
        <w:tc>
          <w:tcPr>
            <w:tcW w:w="2286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181DBD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提高可演示性与稳定性</w:t>
            </w:r>
          </w:p>
        </w:tc>
        <w:tc>
          <w:tcPr>
            <w:tcW w:w="2286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6ED3F9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t>最终版整合安全约束、澄清策略与评价标准，大幅提高可演示性与稳定性，缩短初稿周期并提高可追溯性。</w:t>
            </w:r>
          </w:p>
        </w:tc>
      </w:tr>
    </w:tbl>
    <w:p w14:paraId="4A453E5D">
      <w:pPr>
        <w:spacing w:before="0" w:after="0"/>
        <w:ind w:firstLine="480"/>
        <w:rPr>
          <w:color w:val="auto"/>
        </w:rPr>
      </w:pPr>
      <w:r>
        <w:rPr>
          <w:rFonts w:ascii="SimSun" w:hAnsi="SimSun" w:eastAsia="宋体"/>
          <w:sz w:val="24"/>
          <w:szCs w:val="24"/>
        </w:rPr>
        <w:t>（生成失败：Error code: 404 - {'error': {'message': 'The model `deepseek-chat` does not exist or you do not have access to it.', 'type': 'invalid_request_error', 'param': None, 'code': 'model_not_found'}, 'request_id': 'dde5f0b4-f275-9772-a9d0-fd1ac64bd8a1'}）</w:t>
      </w:r>
    </w:p>
    <w:tbl>
      <w:tblPr>
        <w:tblStyle w:val="35"/>
        <w:tblW w:w="5000" w:type="pct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4E877D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44" w:type="dxa"/>
            <w:shd w:val="clear" w:color="auto" w:fill="EEF3F8"/>
            <w:vAlign w:val="top"/>
          </w:tcPr>
          <w:p w14:paraId="7932D250">
            <w:pPr>
              <w:spacing w:after="80"/>
              <w:rPr>
                <w:color w:val="auto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最终版提示词粘贴区</w:t>
            </w:r>
          </w:p>
          <w:p w14:paraId="3D917A51">
            <w:pPr>
              <w:spacing w:after="40"/>
              <w:ind w:left="170"/>
              <w:rPr>
                <w:color w:val="auto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• 建议完整粘贴平台中的角色设定或系统提示词。</w:t>
            </w:r>
          </w:p>
          <w:p w14:paraId="683F949A">
            <w:pPr>
              <w:spacing w:after="40"/>
              <w:ind w:left="170"/>
              <w:rPr>
                <w:color w:val="auto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• 若提示词较长，可放入附录，但正文应摘要说明关键设计。</w:t>
            </w:r>
          </w:p>
        </w:tc>
      </w:tr>
    </w:tbl>
    <w:p w14:paraId="4A27EE81">
      <w:pPr>
        <w:spacing w:after="0" w:line="288" w:lineRule="auto" w:before="0"/>
        <w:ind w:firstLine="480"/>
        <w:rPr>
          <w:color w:val="auto"/>
        </w:rPr>
      </w:pPr>
      <w:r>
        <w:rPr>
          <w:rFonts w:ascii="SimSun" w:hAnsi="SimSun" w:eastAsia="宋体"/>
          <w:sz w:val="24"/>
          <w:szCs w:val="24"/>
        </w:rPr>
        <w:t>（生成失败：Error code: 404 - {'error': {'message': 'The model `deepseek-chat` does not exist or you do not have access to it.', 'type': 'invalid_request_error', 'param': None, 'code': 'model_not_found'}, 'request_id': '1f79ad6d-37cf-979b-a3b0-11cb90786631'}）</w:t>
      </w:r>
    </w:p>
    <w:tbl>
      <w:tblPr>
        <w:tblStyle w:val="35"/>
        <w:tblW w:w="5000" w:type="pct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64DCD3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44" w:type="dxa"/>
            <w:shd w:val="clear" w:color="auto" w:fill="F2F2F2"/>
            <w:vAlign w:val="top"/>
          </w:tcPr>
          <w:p w14:paraId="65B149B2">
            <w:pPr>
              <w:spacing w:before="480"/>
              <w:jc w:val="center"/>
              <w:rPr>
                <w:color w:val="auto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此处粘贴截图 / 架构图 / 运行效果图</w:t>
            </w:r>
          </w:p>
          <w:p w14:paraId="5CD61166">
            <w:pPr>
              <w:jc w:val="center"/>
              <w:rPr>
                <w:color w:val="auto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要求：图像清晰，能看清关键配置、输入输出或运行结果</w:t>
            </w:r>
          </w:p>
        </w:tc>
      </w:tr>
    </w:tbl>
    <w:p w14:paraId="02BAB2B6">
      <w:pPr>
        <w:spacing w:after="0" w:before="0"/>
        <w:ind w:firstLine="480"/>
        <w:jc w:val="center"/>
        <w:rPr>
          <w:color w:val="auto"/>
        </w:rPr>
      </w:pPr>
      <w:r>
        <w:rPr>
          <w:rFonts w:ascii="SimSun" w:hAnsi="SimSun" w:eastAsia="宋体"/>
          <w:sz w:val="24"/>
          <w:szCs w:val="24"/>
        </w:rPr>
        <w:t>图3.1 角色设定与提示词配置截图</w:t>
      </w:r>
    </w:p>
    <w:p w14:paraId="51ECE760">
      <w:pPr>
        <w:pStyle w:val="4"/>
        <w:jc w:val="left"/>
        <w:rPr>
          <w:color w:val="auto"/>
        </w:rPr>
      </w:pPr>
      <w:bookmarkStart w:id="12" w:name="_Toc26867"/>
      <w:r>
        <w:rPr>
          <w:rFonts w:ascii="SimSun" w:hAnsi="SimSun" w:eastAsia="宋体"/>
          <w:sz w:val="28"/>
          <w:szCs w:val="28"/>
          <w:b/>
          <w:bCs/>
        </w:rPr>
        <w:t>3.2 工作流设计与节点配置</w:t>
      </w:r>
      <w:bookmarkEnd w:id="12"/>
    </w:p>
    <w:p w14:paraId="730C220D">
      <w:pPr>
        <w:spacing w:after="0" w:line="288" w:lineRule="auto" w:before="0"/>
        <w:ind w:firstLine="480"/>
        <w:rPr>
          <w:rFonts w:hint="eastAsia" w:ascii="宋体" w:hAnsi="宋体" w:cs="宋体"/>
          <w:color w:val="auto"/>
          <w:sz w:val="24"/>
          <w:szCs w:val="24"/>
        </w:rPr>
      </w:pPr>
      <w:r>
        <w:rPr>
          <w:rFonts w:ascii="SimSun" w:hAnsi="SimSun" w:eastAsia="宋体"/>
          <w:sz w:val="24"/>
          <w:szCs w:val="24"/>
        </w:rPr>
        <w:t>工作流应体现自动化处理过程，而不是单轮问答。建议至少包含输入节点、意图判断/条件分支、知识库检索、数据库操作、插件调用、结果生成等节点中的若干项。</w:t>
      </w:r>
    </w:p>
    <w:tbl>
      <w:tblPr>
        <w:tblStyle w:val="36"/>
        <w:tblW w:w="5000" w:type="pct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9"/>
        <w:gridCol w:w="1286"/>
        <w:gridCol w:w="1286"/>
        <w:gridCol w:w="2341"/>
        <w:gridCol w:w="2709"/>
        <w:gridCol w:w="1596"/>
      </w:tblGrid>
      <w:tr w14:paraId="1AE3B57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524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A41984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节点序号</w:t>
            </w:r>
          </w:p>
        </w:tc>
        <w:tc>
          <w:tcPr>
            <w:tcW w:w="1524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0BD6E0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节点名称</w:t>
            </w:r>
          </w:p>
        </w:tc>
        <w:tc>
          <w:tcPr>
            <w:tcW w:w="1524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AEA93D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节点类型</w:t>
            </w:r>
          </w:p>
        </w:tc>
        <w:tc>
          <w:tcPr>
            <w:tcW w:w="1524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5D7B72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输入变量</w:t>
            </w:r>
          </w:p>
        </w:tc>
        <w:tc>
          <w:tcPr>
            <w:tcW w:w="1524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C75721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处理逻辑</w:t>
            </w:r>
          </w:p>
        </w:tc>
        <w:tc>
          <w:tcPr>
            <w:tcW w:w="1524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2EF011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输出变量/结果</w:t>
            </w:r>
          </w:p>
        </w:tc>
      </w:tr>
      <w:tr w14:paraId="52DF673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24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2E28E9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1</w:t>
            </w:r>
          </w:p>
        </w:tc>
        <w:tc>
          <w:tcPr>
            <w:tcW w:w="1524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25B1ED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开始/用户输入</w:t>
            </w:r>
          </w:p>
        </w:tc>
        <w:tc>
          <w:tcPr>
            <w:tcW w:w="1524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6BEBD2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输入节点</w:t>
            </w:r>
          </w:p>
        </w:tc>
        <w:tc>
          <w:tcPr>
            <w:tcW w:w="1524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9BD13A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t>（生成失败：Error code: 403 - {'error': {'message': 'The free tier</w:t>
            </w:r>
          </w:p>
        </w:tc>
        <w:tc>
          <w:tcPr>
            <w:tcW w:w="1524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C8927E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t>（生成失败：Error code: 403 - {'error': {'message': 'The free tier of the model has been exhausted. If you</w:t>
            </w:r>
          </w:p>
        </w:tc>
        <w:tc>
          <w:tcPr>
            <w:tcW w:w="1524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9881F0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t>（生成失败：Error code: 403 - {'error': {'message': 'The free tier</w:t>
            </w:r>
          </w:p>
        </w:tc>
      </w:tr>
      <w:tr w14:paraId="05E1EED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4E94A2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2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930830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意图识别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70363E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大模型/条件判断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52586D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t>（生成失败：Error code: 403 - {'error': {'message': 'The free tier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D01E4D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t>（生成失败：Error code: 403 - {'error': {'message': 'The free tier of the model has been exhausted. If you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611C6B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t>（生成失败：Error code: 403 - {'error': {'message': 'The free tier</w:t>
            </w:r>
          </w:p>
        </w:tc>
      </w:tr>
      <w:tr w14:paraId="7D4A17F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9B2676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3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34CD62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知识库检索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FC0616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知识库节点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9C8181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t>（生成失败：Error code: 403 - {'error': {'message': 'The free tier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327AC3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t>（生成失败：Error code: 403 - {'error': {'message': 'The free tier of the model has been exhausted. If you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0E666B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t>（生成失败：Error code: 403 - {'error': {'message': 'The free tier</w:t>
            </w:r>
          </w:p>
        </w:tc>
      </w:tr>
      <w:tr w14:paraId="1730B2A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B63D92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4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FD41A3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数据库查询/写入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9E19A1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数据库节点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D58ED2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t>（生成失败：Error code: 403 - {'error': {'message': 'The free tier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6D7616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t>（生成失败：Error code: 403 - {'error': {'message': 'The free tier of the model has been exhausted. If you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EA2475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t>（生成失败：Error code: 403 - {'error': {'message': 'The free tier</w:t>
            </w:r>
          </w:p>
        </w:tc>
      </w:tr>
      <w:tr w14:paraId="18B98D4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E9AA99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5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0E9E7B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插件调用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0543BE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工具节点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085925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t>（生成失败：Error code: 403 - {'error': {'message': 'The free tier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BF9532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t>（生成失败：Error code: 403 - {'error': {'message': 'The free tier of the model has been exhausted. If you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D68A17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t>（生成失败：Error code: 403 - {'error': {'message': 'The free tier</w:t>
            </w:r>
          </w:p>
        </w:tc>
      </w:tr>
      <w:tr w14:paraId="42E0D08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24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0427E6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6</w:t>
            </w:r>
          </w:p>
        </w:tc>
        <w:tc>
          <w:tcPr>
            <w:tcW w:w="1524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FEEA0E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结果生成</w:t>
            </w:r>
          </w:p>
        </w:tc>
        <w:tc>
          <w:tcPr>
            <w:tcW w:w="1524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81E283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大模型输出节点</w:t>
            </w:r>
          </w:p>
        </w:tc>
        <w:tc>
          <w:tcPr>
            <w:tcW w:w="1524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FC8495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t>（生成失败：Error code: 403 - {'error': {'message': 'The free tier</w:t>
            </w:r>
          </w:p>
        </w:tc>
        <w:tc>
          <w:tcPr>
            <w:tcW w:w="1524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36FAA3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t>（生成失败：Error code: 403 - {'error': {'message': 'The free tier of the model has been exhausted. If you</w:t>
            </w:r>
          </w:p>
        </w:tc>
        <w:tc>
          <w:tcPr>
            <w:tcW w:w="1524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0E2403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t>（生成失败：Error code: 403 - {'error': {'message': 'The free tier</w:t>
            </w:r>
          </w:p>
        </w:tc>
      </w:tr>
    </w:tbl>
    <w:tbl>
      <w:tblPr>
        <w:tblStyle w:val="35"/>
        <w:tblW w:w="5000" w:type="pct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59889B04">
        <w:trPr>
          <w:jc w:val="center"/>
        </w:trPr>
        <w:tc>
          <w:tcPr>
            <w:tcW w:w="9144" w:type="dxa"/>
            <w:shd w:val="clear" w:color="auto" w:fill="F2F2F2"/>
            <w:vAlign w:val="top"/>
          </w:tcPr>
          <w:p w14:paraId="39D2278F">
            <w:pPr>
              <w:spacing w:before="480"/>
              <w:jc w:val="center"/>
              <w:rPr>
                <w:color w:val="auto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此处粘贴截图 / 架构图 / 运行效果图</w:t>
            </w:r>
          </w:p>
          <w:p w14:paraId="6AE747A5">
            <w:pPr>
              <w:jc w:val="center"/>
              <w:rPr>
                <w:color w:val="auto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要求：图像清晰，能看清关键配置、输入输出或运行结果</w:t>
            </w:r>
          </w:p>
        </w:tc>
      </w:tr>
    </w:tbl>
    <w:p w14:paraId="57A825E3">
      <w:pPr>
        <w:spacing w:after="0" w:before="0"/>
        <w:ind w:firstLine="480"/>
        <w:jc w:val="center"/>
        <w:rPr>
          <w:color w:val="auto"/>
        </w:rPr>
      </w:pPr>
      <w:r>
        <w:rPr>
          <w:rFonts w:ascii="SimSun" w:hAnsi="SimSun" w:eastAsia="宋体"/>
          <w:sz w:val="24"/>
          <w:szCs w:val="24"/>
        </w:rPr>
        <w:t>图3.2 工作流整体配置截图</w:t>
      </w:r>
    </w:p>
    <w:tbl>
      <w:tblPr>
        <w:tblStyle w:val="35"/>
        <w:tblW w:w="5000" w:type="pct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5095E3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44" w:type="dxa"/>
            <w:shd w:val="clear" w:color="auto" w:fill="F2F2F2"/>
            <w:vAlign w:val="top"/>
          </w:tcPr>
          <w:p w14:paraId="36B759F8">
            <w:pPr>
              <w:spacing w:before="480"/>
              <w:jc w:val="center"/>
              <w:rPr>
                <w:color w:val="auto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此处粘贴截图 / 架构图 / 运行效果图</w:t>
            </w:r>
          </w:p>
          <w:p w14:paraId="68A73168">
            <w:pPr>
              <w:jc w:val="center"/>
              <w:rPr>
                <w:color w:val="auto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要求：图像清晰，能看清关键配置、输入输出或运行结果</w:t>
            </w:r>
          </w:p>
        </w:tc>
      </w:tr>
    </w:tbl>
    <w:p w14:paraId="1FE90588">
      <w:pPr>
        <w:spacing w:after="0" w:before="0"/>
        <w:ind w:firstLine="480"/>
        <w:jc w:val="center"/>
        <w:rPr>
          <w:color w:val="auto"/>
        </w:rPr>
      </w:pPr>
      <w:r>
        <w:rPr>
          <w:rFonts w:ascii="SimSun" w:hAnsi="SimSun" w:eastAsia="宋体"/>
          <w:sz w:val="24"/>
          <w:szCs w:val="24"/>
        </w:rPr>
        <w:t>图3.3 关键节点参数配置截图</w:t>
      </w:r>
    </w:p>
    <w:p w14:paraId="4D7E6949">
      <w:pPr>
        <w:pStyle w:val="4"/>
        <w:jc w:val="left"/>
        <w:rPr>
          <w:color w:val="auto"/>
        </w:rPr>
      </w:pPr>
      <w:bookmarkStart w:id="13" w:name="_Toc11169"/>
      <w:r>
        <w:rPr>
          <w:rFonts w:ascii="SimSun" w:hAnsi="SimSun" w:eastAsia="宋体"/>
          <w:sz w:val="28"/>
          <w:szCs w:val="28"/>
          <w:b/>
          <w:bCs/>
        </w:rPr>
        <w:t>3.3 数据库设计与数据管理</w:t>
      </w:r>
      <w:bookmarkEnd w:id="13"/>
    </w:p>
    <w:p w14:paraId="2B9F95DD">
      <w:pPr>
        <w:spacing w:after="0" w:line="288" w:lineRule="auto" w:before="0"/>
        <w:ind w:firstLine="480"/>
        <w:rPr>
          <w:rFonts w:hint="eastAsia" w:ascii="宋体" w:hAnsi="宋体" w:cs="宋体"/>
          <w:color w:val="auto"/>
          <w:sz w:val="24"/>
          <w:szCs w:val="24"/>
        </w:rPr>
      </w:pPr>
      <w:r>
        <w:rPr>
          <w:rFonts w:ascii="SimSun" w:hAnsi="SimSun" w:eastAsia="宋体"/>
          <w:sz w:val="24"/>
          <w:szCs w:val="24"/>
        </w:rPr>
        <w:t>说明数据库在项目中的作用，如保存用户预约、问答记录、订单信息、评分反馈、任务状态、学习档案等。必须展示表结构与一次真实读写结果。</w:t>
      </w:r>
    </w:p>
    <w:tbl>
      <w:tblPr>
        <w:tblStyle w:val="36"/>
        <w:tblW w:w="5000" w:type="pct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9"/>
        <w:gridCol w:w="1053"/>
        <w:gridCol w:w="1324"/>
        <w:gridCol w:w="1988"/>
        <w:gridCol w:w="1311"/>
        <w:gridCol w:w="2371"/>
      </w:tblGrid>
      <w:tr w14:paraId="7AC7752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524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66EEE7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数据表名称</w:t>
            </w:r>
          </w:p>
        </w:tc>
        <w:tc>
          <w:tcPr>
            <w:tcW w:w="1524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115338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字段名</w:t>
            </w:r>
          </w:p>
        </w:tc>
        <w:tc>
          <w:tcPr>
            <w:tcW w:w="1524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261E90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字段类型</w:t>
            </w:r>
          </w:p>
        </w:tc>
        <w:tc>
          <w:tcPr>
            <w:tcW w:w="1524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F3825F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字段含义</w:t>
            </w:r>
          </w:p>
        </w:tc>
        <w:tc>
          <w:tcPr>
            <w:tcW w:w="1524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61C265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是否必填</w:t>
            </w:r>
          </w:p>
        </w:tc>
        <w:tc>
          <w:tcPr>
            <w:tcW w:w="1524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5110BA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示例值</w:t>
            </w:r>
          </w:p>
        </w:tc>
      </w:tr>
      <w:tr w14:paraId="0BE3DC5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24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80556A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user_profile</w:t>
            </w:r>
          </w:p>
        </w:tc>
        <w:tc>
          <w:tcPr>
            <w:tcW w:w="1524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2CB92E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user_id</w:t>
            </w:r>
          </w:p>
        </w:tc>
        <w:tc>
          <w:tcPr>
            <w:tcW w:w="1524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20CC43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文本/编号</w:t>
            </w:r>
          </w:p>
        </w:tc>
        <w:tc>
          <w:tcPr>
            <w:tcW w:w="1524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5471D7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用户唯一标识</w:t>
            </w:r>
          </w:p>
        </w:tc>
        <w:tc>
          <w:tcPr>
            <w:tcW w:w="1524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79C33C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是</w:t>
            </w:r>
          </w:p>
        </w:tc>
        <w:tc>
          <w:tcPr>
            <w:tcW w:w="1524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5104C0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U001</w:t>
            </w:r>
          </w:p>
        </w:tc>
      </w:tr>
      <w:tr w14:paraId="608C207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C3FCDB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user_profile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E485B5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name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528E79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文本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D456BF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用户姓名或昵称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4251D2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否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D6F5A1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张三</w:t>
            </w:r>
          </w:p>
        </w:tc>
      </w:tr>
      <w:tr w14:paraId="253BA5A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07593B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task_record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63B1E0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task_id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6A224E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文本/编号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619C0B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任务编号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D2852E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是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CD5666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T2026001</w:t>
            </w:r>
          </w:p>
        </w:tc>
      </w:tr>
      <w:tr w14:paraId="04A1473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08A9FB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task_record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30AFDE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intent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F445CF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文本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89C46D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用户意图类别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7C4D13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是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15D53A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课程咨询/预约/推荐</w:t>
            </w:r>
          </w:p>
        </w:tc>
      </w:tr>
      <w:tr w14:paraId="5F725FB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1DF095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task_record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0AA1BE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status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3347B0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文本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57B936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任务状态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6753B2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是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140173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t>（生成失败：Error code: 403 - {'error': {'message': 'The free tier of the model has been exhausted. If you</w:t>
            </w:r>
          </w:p>
        </w:tc>
      </w:tr>
      <w:tr w14:paraId="7CC77DF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24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9EB1FB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feedback</w:t>
            </w:r>
          </w:p>
        </w:tc>
        <w:tc>
          <w:tcPr>
            <w:tcW w:w="1524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A5264E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score</w:t>
            </w:r>
          </w:p>
        </w:tc>
        <w:tc>
          <w:tcPr>
            <w:tcW w:w="1524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D28AB3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数字</w:t>
            </w:r>
          </w:p>
        </w:tc>
        <w:tc>
          <w:tcPr>
            <w:tcW w:w="1524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C1802C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用户评分</w:t>
            </w:r>
          </w:p>
        </w:tc>
        <w:tc>
          <w:tcPr>
            <w:tcW w:w="1524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1AFD79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否</w:t>
            </w:r>
          </w:p>
        </w:tc>
        <w:tc>
          <w:tcPr>
            <w:tcW w:w="1524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9C502E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5</w:t>
            </w:r>
          </w:p>
        </w:tc>
      </w:tr>
    </w:tbl>
    <w:tbl>
      <w:tblPr>
        <w:tblStyle w:val="35"/>
        <w:tblW w:w="5000" w:type="pct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31A60A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44" w:type="dxa"/>
            <w:shd w:val="clear" w:color="auto" w:fill="F2F2F2"/>
            <w:vAlign w:val="top"/>
          </w:tcPr>
          <w:p w14:paraId="259D871E">
            <w:pPr>
              <w:spacing w:before="480"/>
              <w:jc w:val="center"/>
              <w:rPr>
                <w:color w:val="auto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此处粘贴截图 / 架构图 / 运行效果图</w:t>
            </w:r>
          </w:p>
          <w:p w14:paraId="37DBB692">
            <w:pPr>
              <w:jc w:val="center"/>
              <w:rPr>
                <w:color w:val="auto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要求：图像清晰，能看清关键配置、输入输出或运行结果</w:t>
            </w:r>
          </w:p>
        </w:tc>
      </w:tr>
    </w:tbl>
    <w:p w14:paraId="7FCC8E66">
      <w:pPr>
        <w:spacing w:after="0" w:before="0"/>
        <w:ind w:firstLine="480"/>
        <w:jc w:val="center"/>
        <w:rPr>
          <w:color w:val="auto"/>
        </w:rPr>
      </w:pPr>
      <w:r>
        <w:rPr>
          <w:rFonts w:ascii="SimSun" w:hAnsi="SimSun" w:eastAsia="宋体"/>
          <w:sz w:val="24"/>
          <w:szCs w:val="24"/>
        </w:rPr>
        <w:t>图3.4 数据库表结构截图</w:t>
      </w:r>
    </w:p>
    <w:tbl>
      <w:tblPr>
        <w:tblStyle w:val="35"/>
        <w:tblW w:w="5000" w:type="pct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645B52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44" w:type="dxa"/>
            <w:shd w:val="clear" w:color="auto" w:fill="F2F2F2"/>
            <w:vAlign w:val="top"/>
          </w:tcPr>
          <w:p w14:paraId="4707A007">
            <w:pPr>
              <w:spacing w:before="480"/>
              <w:jc w:val="center"/>
              <w:rPr>
                <w:color w:val="auto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此处粘贴截图 / 架构图 / 运行效果图</w:t>
            </w:r>
          </w:p>
          <w:p w14:paraId="68AEC5AA">
            <w:pPr>
              <w:jc w:val="center"/>
              <w:rPr>
                <w:color w:val="auto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要求：图像清晰，能看清关键配置、输入输出或运行结果</w:t>
            </w:r>
          </w:p>
        </w:tc>
      </w:tr>
    </w:tbl>
    <w:p w14:paraId="7C317099">
      <w:pPr>
        <w:spacing w:after="0" w:before="0"/>
        <w:ind w:firstLine="480"/>
        <w:jc w:val="center"/>
        <w:rPr>
          <w:color w:val="auto"/>
        </w:rPr>
      </w:pPr>
      <w:r>
        <w:rPr>
          <w:rFonts w:ascii="SimSun" w:hAnsi="SimSun" w:eastAsia="宋体"/>
          <w:sz w:val="24"/>
          <w:szCs w:val="24"/>
        </w:rPr>
        <w:t>图3.5 数据库新增/查询/更新结果截图</w:t>
      </w:r>
    </w:p>
    <w:p w14:paraId="06380025">
      <w:pPr>
        <w:pStyle w:val="4"/>
        <w:jc w:val="left"/>
        <w:rPr>
          <w:color w:val="auto"/>
        </w:rPr>
      </w:pPr>
      <w:bookmarkStart w:id="14" w:name="_Toc23884"/>
      <w:r>
        <w:rPr>
          <w:rFonts w:ascii="SimSun" w:hAnsi="SimSun" w:eastAsia="宋体"/>
          <w:sz w:val="28"/>
          <w:szCs w:val="28"/>
          <w:b/>
          <w:bCs/>
        </w:rPr>
        <w:t>3.4 知识库建设与检索验证</w:t>
      </w:r>
      <w:bookmarkEnd w:id="14"/>
    </w:p>
    <w:p w14:paraId="39C34765">
      <w:pPr>
        <w:spacing w:after="0" w:line="288" w:lineRule="auto" w:before="0"/>
        <w:ind w:firstLine="480"/>
        <w:rPr>
          <w:rFonts w:hint="eastAsia" w:ascii="宋体" w:hAnsi="宋体" w:cs="宋体"/>
          <w:color w:val="auto"/>
          <w:sz w:val="24"/>
          <w:szCs w:val="24"/>
        </w:rPr>
      </w:pPr>
      <w:r>
        <w:rPr>
          <w:rFonts w:ascii="SimSun" w:hAnsi="SimSun" w:eastAsia="宋体"/>
          <w:sz w:val="24"/>
          <w:szCs w:val="24"/>
        </w:rPr>
        <w:t>知识库不是简单上传文件，应说明资料来源、整理方式、分段策略、召回效果和回答引用方式。建议至少上传2—3份与项目场景相关的材料。</w:t>
      </w:r>
    </w:p>
    <w:tbl>
      <w:tblPr>
        <w:tblStyle w:val="36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984"/>
        <w:gridCol w:w="1814"/>
        <w:gridCol w:w="1814"/>
      </w:tblGrid>
      <w:tr w14:paraId="09009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9" w:type="dxa"/>
            <w:shd w:val="clear" w:color="auto" w:fill="D9EAF7"/>
            <w:vAlign w:val="top"/>
          </w:tcPr>
          <w:p w14:paraId="2E5C8373">
            <w:pPr>
              <w:jc w:val="center"/>
              <w:rPr>
                <w:color w:val="auto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资料名称</w:t>
            </w:r>
          </w:p>
        </w:tc>
        <w:tc>
          <w:tcPr>
            <w:tcW w:w="1829" w:type="dxa"/>
            <w:shd w:val="clear" w:color="auto" w:fill="D9EAF7"/>
            <w:vAlign w:val="top"/>
          </w:tcPr>
          <w:p w14:paraId="36585C3F">
            <w:pPr>
              <w:jc w:val="center"/>
              <w:rPr>
                <w:color w:val="auto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资料来源</w:t>
            </w:r>
          </w:p>
        </w:tc>
        <w:tc>
          <w:tcPr>
            <w:tcW w:w="1829" w:type="dxa"/>
            <w:shd w:val="clear" w:color="auto" w:fill="D9EAF7"/>
            <w:vAlign w:val="top"/>
          </w:tcPr>
          <w:p w14:paraId="7545149C">
            <w:pPr>
              <w:jc w:val="center"/>
              <w:rPr>
                <w:color w:val="auto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主要内容</w:t>
            </w:r>
          </w:p>
        </w:tc>
        <w:tc>
          <w:tcPr>
            <w:tcW w:w="1829" w:type="dxa"/>
            <w:shd w:val="clear" w:color="auto" w:fill="D9EAF7"/>
            <w:vAlign w:val="top"/>
          </w:tcPr>
          <w:p w14:paraId="19DBA1A8">
            <w:pPr>
              <w:jc w:val="center"/>
              <w:rPr>
                <w:color w:val="auto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处理方式</w:t>
            </w:r>
          </w:p>
        </w:tc>
        <w:tc>
          <w:tcPr>
            <w:tcW w:w="1829" w:type="dxa"/>
            <w:shd w:val="clear" w:color="auto" w:fill="D9EAF7"/>
            <w:vAlign w:val="top"/>
          </w:tcPr>
          <w:p w14:paraId="0CC778C8">
            <w:pPr>
              <w:jc w:val="center"/>
              <w:rPr>
                <w:color w:val="auto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在项目中的作用</w:t>
            </w:r>
          </w:p>
        </w:tc>
      </w:tr>
      <w:tr w14:paraId="449A5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9" w:type="dxa"/>
            <w:vAlign w:val="top"/>
          </w:tcPr>
          <w:p w14:paraId="2DA99F73">
            <w:pPr>
              <w:jc w:val="left"/>
              <w:rPr>
                <w:color w:val="auto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t>（生成失败：Error code: 404 - {'error': {'message': 'The model `deepseek-chat` does not exist or you do no</w:t>
            </w:r>
          </w:p>
        </w:tc>
        <w:tc>
          <w:tcPr>
            <w:tcW w:w="1829" w:type="dxa"/>
            <w:vAlign w:val="top"/>
          </w:tcPr>
          <w:p w14:paraId="50AD2579">
            <w:pPr>
              <w:jc w:val="left"/>
              <w:rPr>
                <w:color w:val="auto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官网/教材/制度/产品文档/自编资料</w:t>
            </w:r>
          </w:p>
        </w:tc>
        <w:tc>
          <w:tcPr>
            <w:tcW w:w="1829" w:type="dxa"/>
            <w:vAlign w:val="top"/>
          </w:tcPr>
          <w:p w14:paraId="0CE9A6D8">
            <w:pPr>
              <w:jc w:val="left"/>
              <w:rPr>
                <w:color w:val="auto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t>（生成失败：Error code: 404 - {'error': {'message': 'The model `deepseek-chat` does not exist or you do no</w:t>
            </w:r>
          </w:p>
        </w:tc>
        <w:tc>
          <w:tcPr>
            <w:tcW w:w="1829" w:type="dxa"/>
            <w:vAlign w:val="top"/>
          </w:tcPr>
          <w:p w14:paraId="60A2EA0B">
            <w:pPr>
              <w:jc w:val="left"/>
              <w:rPr>
                <w:color w:val="auto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清洗、分段、加标题、去重</w:t>
            </w:r>
          </w:p>
        </w:tc>
        <w:tc>
          <w:tcPr>
            <w:tcW w:w="1829" w:type="dxa"/>
            <w:vAlign w:val="top"/>
          </w:tcPr>
          <w:p w14:paraId="1B660145">
            <w:pPr>
              <w:jc w:val="left"/>
              <w:rPr>
                <w:color w:val="auto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支撑问答依据</w:t>
            </w:r>
          </w:p>
        </w:tc>
      </w:tr>
      <w:tr w14:paraId="2F153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9" w:type="dxa"/>
            <w:vAlign w:val="top"/>
          </w:tcPr>
          <w:p w14:paraId="7E9C068B">
            <w:pPr>
              <w:jc w:val="left"/>
              <w:rPr>
                <w:color w:val="auto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t>（生成失败：Error code: 404 - {'error': {'message': 'The model `deepseek-chat` does not exist or you do no</w:t>
            </w:r>
          </w:p>
        </w:tc>
        <w:tc>
          <w:tcPr>
            <w:tcW w:w="1829" w:type="dxa"/>
            <w:vAlign w:val="top"/>
          </w:tcPr>
          <w:p w14:paraId="67D76BD3">
            <w:pPr>
              <w:jc w:val="left"/>
              <w:rPr>
                <w:color w:val="auto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t>（生成失败：Error code: 404 - {'error': {'message': 'The model `deepseek-chat` does not exist or you do no</w:t>
            </w:r>
          </w:p>
        </w:tc>
        <w:tc>
          <w:tcPr>
            <w:tcW w:w="1829" w:type="dxa"/>
            <w:vAlign w:val="top"/>
          </w:tcPr>
          <w:p w14:paraId="5972EE95">
            <w:pPr>
              <w:jc w:val="left"/>
              <w:rPr>
                <w:color w:val="auto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t>（生成失败：Error code: 404 - {'error': {'message': 'The model `deepseek-chat` does not exist or you do no</w:t>
            </w:r>
          </w:p>
        </w:tc>
        <w:tc>
          <w:tcPr>
            <w:tcW w:w="1829" w:type="dxa"/>
            <w:vAlign w:val="top"/>
          </w:tcPr>
          <w:p w14:paraId="0502C774">
            <w:pPr>
              <w:jc w:val="left"/>
              <w:rPr>
                <w:color w:val="auto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t>（生成失败：Error code: 404 - {'error': {'message': 'The model `deepseek-chat` does not exist or you do no</w:t>
            </w:r>
          </w:p>
        </w:tc>
        <w:tc>
          <w:tcPr>
            <w:tcW w:w="1829" w:type="dxa"/>
            <w:vAlign w:val="top"/>
          </w:tcPr>
          <w:p w14:paraId="332CBDAF">
            <w:pPr>
              <w:jc w:val="left"/>
              <w:rPr>
                <w:color w:val="auto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t>（生成失败：Error code: 404 - {'error': {'message': 'The model `deepseek-chat` does not exist or you do no</w:t>
            </w:r>
          </w:p>
        </w:tc>
      </w:tr>
      <w:tr w14:paraId="74ACD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9" w:type="dxa"/>
            <w:vAlign w:val="top"/>
          </w:tcPr>
          <w:p w14:paraId="222EB152">
            <w:pPr>
              <w:jc w:val="left"/>
              <w:rPr>
                <w:color w:val="auto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t>（生成失败：Error code: 404 - {'error': {'message': 'The model `deepseek-chat` does not exist or you do no</w:t>
            </w:r>
          </w:p>
        </w:tc>
        <w:tc>
          <w:tcPr>
            <w:tcW w:w="1829" w:type="dxa"/>
            <w:vAlign w:val="top"/>
          </w:tcPr>
          <w:p w14:paraId="7B9AC0EA">
            <w:pPr>
              <w:jc w:val="left"/>
              <w:rPr>
                <w:color w:val="auto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t>（生成失败：Error code: 404 - {'error': {'message': 'The model `deepseek-chat` does not exist or you do no</w:t>
            </w:r>
          </w:p>
        </w:tc>
        <w:tc>
          <w:tcPr>
            <w:tcW w:w="1829" w:type="dxa"/>
            <w:vAlign w:val="top"/>
          </w:tcPr>
          <w:p w14:paraId="02B99DA7">
            <w:pPr>
              <w:jc w:val="left"/>
              <w:rPr>
                <w:color w:val="auto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t>（生成失败：Error code: 404 - {'error': {'message': 'The model `deepseek-chat` does not exist or you do no</w:t>
            </w:r>
          </w:p>
        </w:tc>
        <w:tc>
          <w:tcPr>
            <w:tcW w:w="1829" w:type="dxa"/>
            <w:vAlign w:val="top"/>
          </w:tcPr>
          <w:p w14:paraId="277D7517">
            <w:pPr>
              <w:jc w:val="left"/>
              <w:rPr>
                <w:color w:val="auto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t>（生成失败：Error code: 404 - {'error': {'message': 'The model `deepseek-chat` does not exist or you do no</w:t>
            </w:r>
          </w:p>
        </w:tc>
        <w:tc>
          <w:tcPr>
            <w:tcW w:w="1829" w:type="dxa"/>
            <w:vAlign w:val="top"/>
          </w:tcPr>
          <w:p w14:paraId="2B700B7B">
            <w:pPr>
              <w:jc w:val="left"/>
              <w:rPr>
                <w:color w:val="auto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t>（生成失败：Error code: 404 - {'error': {'message': 'The model `deepseek-chat` does not exist or you do no</w:t>
            </w:r>
          </w:p>
        </w:tc>
      </w:tr>
    </w:tbl>
    <w:tbl>
      <w:tblPr>
        <w:tblStyle w:val="36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551"/>
        <w:gridCol w:w="1736"/>
        <w:gridCol w:w="2438"/>
      </w:tblGrid>
      <w:tr w14:paraId="2538A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6" w:type="dxa"/>
            <w:shd w:val="clear" w:color="auto" w:fill="D9EAF7"/>
            <w:vAlign w:val="top"/>
          </w:tcPr>
          <w:p w14:paraId="1985714C">
            <w:pPr>
              <w:jc w:val="center"/>
              <w:rPr>
                <w:color w:val="auto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测试问题</w:t>
            </w:r>
          </w:p>
        </w:tc>
        <w:tc>
          <w:tcPr>
            <w:tcW w:w="2286" w:type="dxa"/>
            <w:shd w:val="clear" w:color="auto" w:fill="D9EAF7"/>
            <w:vAlign w:val="top"/>
          </w:tcPr>
          <w:p w14:paraId="47A8F2CF">
            <w:pPr>
              <w:jc w:val="center"/>
              <w:rPr>
                <w:color w:val="auto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命中的知识片段</w:t>
            </w:r>
          </w:p>
        </w:tc>
        <w:tc>
          <w:tcPr>
            <w:tcW w:w="2286" w:type="dxa"/>
            <w:shd w:val="clear" w:color="auto" w:fill="D9EAF7"/>
            <w:vAlign w:val="top"/>
          </w:tcPr>
          <w:p w14:paraId="41A5BD88">
            <w:pPr>
              <w:jc w:val="center"/>
              <w:rPr>
                <w:color w:val="auto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回答是否准确</w:t>
            </w:r>
          </w:p>
        </w:tc>
        <w:tc>
          <w:tcPr>
            <w:tcW w:w="2286" w:type="dxa"/>
            <w:shd w:val="clear" w:color="auto" w:fill="D9EAF7"/>
            <w:vAlign w:val="top"/>
          </w:tcPr>
          <w:p w14:paraId="00E366E2">
            <w:pPr>
              <w:jc w:val="center"/>
              <w:rPr>
                <w:color w:val="auto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存在问题与优化</w:t>
            </w:r>
          </w:p>
        </w:tc>
      </w:tr>
      <w:tr w14:paraId="61EC1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6" w:type="dxa"/>
            <w:vAlign w:val="top"/>
          </w:tcPr>
          <w:p w14:paraId="66B161A4">
            <w:pPr>
              <w:jc w:val="left"/>
              <w:rPr>
                <w:color w:val="auto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t>问题1：机构历史文档中关于报销流程的常见问题，如“差旅费报销需要哪些附件”。</w:t>
            </w:r>
          </w:p>
        </w:tc>
        <w:tc>
          <w:tcPr>
            <w:tcW w:w="2286" w:type="dxa"/>
            <w:vAlign w:val="top"/>
          </w:tcPr>
          <w:p w14:paraId="16E61512">
            <w:pPr>
              <w:jc w:val="left"/>
              <w:rPr>
                <w:color w:val="auto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片段标题/页码/段落</w:t>
            </w:r>
          </w:p>
        </w:tc>
        <w:tc>
          <w:tcPr>
            <w:tcW w:w="2286" w:type="dxa"/>
            <w:vAlign w:val="top"/>
          </w:tcPr>
          <w:p w14:paraId="0847825D">
            <w:pPr>
              <w:jc w:val="left"/>
              <w:rPr>
                <w:color w:val="auto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是/否/部分准确</w:t>
            </w:r>
          </w:p>
        </w:tc>
        <w:tc>
          <w:tcPr>
            <w:tcW w:w="2286" w:type="dxa"/>
            <w:vAlign w:val="top"/>
          </w:tcPr>
          <w:p w14:paraId="5EFA2717">
            <w:pPr>
              <w:jc w:val="left"/>
              <w:rPr>
                <w:color w:val="auto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t>对于表格内部数据的精确查询，若分块时未保留表格上下文，检索效果存在衰减，需通过后续的表格上下文注入机制优化。</w:t>
            </w:r>
          </w:p>
        </w:tc>
      </w:tr>
      <w:tr w14:paraId="14B86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6" w:type="dxa"/>
            <w:vAlign w:val="top"/>
          </w:tcPr>
          <w:p w14:paraId="632E153C">
            <w:pPr>
              <w:jc w:val="left"/>
              <w:rPr>
                <w:color w:val="auto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t>问题2：口语化提问“去年培训计划有哪些”能否命中知识库。</w:t>
            </w:r>
          </w:p>
        </w:tc>
        <w:tc>
          <w:tcPr>
            <w:tcW w:w="2286" w:type="dxa"/>
            <w:vAlign w:val="top"/>
          </w:tcPr>
          <w:p w14:paraId="01081F94">
            <w:pPr>
              <w:jc w:val="left"/>
              <w:rPr>
                <w:color w:val="auto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t>《培训计划2023》第5页第2段，内容为年度培训安排。</w:t>
            </w:r>
          </w:p>
        </w:tc>
        <w:tc>
          <w:tcPr>
            <w:tcW w:w="2286" w:type="dxa"/>
            <w:vAlign w:val="top"/>
          </w:tcPr>
          <w:p w14:paraId="5264B587">
            <w:pPr>
              <w:jc w:val="left"/>
              <w:rPr>
                <w:color w:val="auto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t>部分准确。</w:t>
            </w:r>
          </w:p>
        </w:tc>
        <w:tc>
          <w:tcPr>
            <w:tcW w:w="2286" w:type="dxa"/>
            <w:vAlign w:val="top"/>
          </w:tcPr>
          <w:p w14:paraId="184E8557">
            <w:pPr>
              <w:jc w:val="left"/>
              <w:rPr>
                <w:color w:val="auto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t>表格内部数据查询时，若分块未保留上下文，检索效果衰减，需通过表格上下文注入机制优化。</w:t>
            </w:r>
          </w:p>
        </w:tc>
      </w:tr>
      <w:tr w14:paraId="4B796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6" w:type="dxa"/>
            <w:vAlign w:val="top"/>
          </w:tcPr>
          <w:p w14:paraId="7449002B">
            <w:pPr>
              <w:jc w:val="left"/>
              <w:rPr>
                <w:color w:val="auto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t>问题3：口语化提问“去年培训记录在哪”，系统通过查询扩展与语义检索命中相关段落。</w:t>
            </w:r>
          </w:p>
        </w:tc>
        <w:tc>
          <w:tcPr>
            <w:tcW w:w="2286" w:type="dxa"/>
            <w:vAlign w:val="top"/>
          </w:tcPr>
          <w:p w14:paraId="0DE1C64B">
            <w:pPr>
              <w:jc w:val="left"/>
              <w:rPr>
                <w:color w:val="auto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t>片段标题/页码/段落：内部培训Word文档第5页“2023年度培训记录”段落。</w:t>
            </w:r>
          </w:p>
        </w:tc>
        <w:tc>
          <w:tcPr>
            <w:tcW w:w="2286" w:type="dxa"/>
            <w:vAlign w:val="top"/>
          </w:tcPr>
          <w:p w14:paraId="4D84037B">
            <w:pPr>
              <w:jc w:val="left"/>
              <w:rPr>
                <w:color w:val="auto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t>部分准确：命中段落包含培训记录，但未精确到表格内部数据。</w:t>
            </w:r>
          </w:p>
        </w:tc>
        <w:tc>
          <w:tcPr>
            <w:tcW w:w="2286" w:type="dxa"/>
            <w:vAlign w:val="top"/>
          </w:tcPr>
          <w:p w14:paraId="2F6DD4D4">
            <w:pPr>
              <w:jc w:val="left"/>
              <w:rPr>
                <w:color w:val="auto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t>存在问题与优化：表格内部数据查询精度不足，需通过表格上下文注入机制优化分块策略。</w:t>
            </w:r>
          </w:p>
        </w:tc>
      </w:tr>
    </w:tbl>
    <w:tbl>
      <w:tblPr>
        <w:tblStyle w:val="35"/>
        <w:tblW w:w="5000" w:type="pct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4A6537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44" w:type="dxa"/>
            <w:shd w:val="clear" w:color="auto" w:fill="F2F2F2"/>
            <w:vAlign w:val="top"/>
          </w:tcPr>
          <w:p w14:paraId="778711E0">
            <w:pPr>
              <w:spacing w:before="480"/>
              <w:jc w:val="center"/>
              <w:rPr>
                <w:color w:val="auto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此处粘贴截图 / 架构图 / 运行效果图</w:t>
            </w:r>
          </w:p>
          <w:p w14:paraId="4811D2B4">
            <w:pPr>
              <w:jc w:val="center"/>
              <w:rPr>
                <w:color w:val="auto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要求：图像清晰，能看清关键配置、输入输出或运行结果</w:t>
            </w:r>
          </w:p>
        </w:tc>
      </w:tr>
    </w:tbl>
    <w:p w14:paraId="0B8A03A7">
      <w:pPr>
        <w:spacing w:after="0" w:before="0"/>
        <w:ind w:firstLine="480"/>
        <w:jc w:val="center"/>
        <w:rPr>
          <w:color w:val="auto"/>
        </w:rPr>
      </w:pPr>
      <w:r>
        <w:rPr>
          <w:rFonts w:ascii="SimSun" w:hAnsi="SimSun" w:eastAsia="宋体"/>
          <w:sz w:val="24"/>
          <w:szCs w:val="24"/>
        </w:rPr>
        <w:t>图3.6 知识库文件列表与索引配置截图</w:t>
      </w:r>
    </w:p>
    <w:tbl>
      <w:tblPr>
        <w:tblStyle w:val="35"/>
        <w:tblW w:w="5000" w:type="pct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6BFF3B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44" w:type="dxa"/>
            <w:shd w:val="clear" w:color="auto" w:fill="F2F2F2"/>
            <w:vAlign w:val="top"/>
          </w:tcPr>
          <w:p w14:paraId="30E9BCCC">
            <w:pPr>
              <w:spacing w:before="480"/>
              <w:jc w:val="center"/>
              <w:rPr>
                <w:color w:val="auto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此处粘贴截图 / 架构图 / 运行效果图</w:t>
            </w:r>
          </w:p>
          <w:p w14:paraId="638A43B9">
            <w:pPr>
              <w:jc w:val="center"/>
              <w:rPr>
                <w:color w:val="auto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要求：图像清晰，能看清关键配置、输入输出或运行结果</w:t>
            </w:r>
          </w:p>
        </w:tc>
      </w:tr>
    </w:tbl>
    <w:p w14:paraId="7C8CE964">
      <w:pPr>
        <w:spacing w:after="0" w:before="0"/>
        <w:ind w:firstLine="480"/>
        <w:jc w:val="center"/>
        <w:rPr>
          <w:color w:val="auto"/>
        </w:rPr>
      </w:pPr>
      <w:r>
        <w:rPr>
          <w:rFonts w:ascii="SimSun" w:hAnsi="SimSun" w:eastAsia="宋体"/>
          <w:sz w:val="24"/>
          <w:szCs w:val="24"/>
        </w:rPr>
        <w:t>图3.7 知识库检索命中与回答结果截图</w:t>
      </w:r>
    </w:p>
    <w:p w14:paraId="1128E8D2">
      <w:pPr>
        <w:pStyle w:val="4"/>
        <w:jc w:val="left"/>
        <w:rPr>
          <w:color w:val="auto"/>
        </w:rPr>
      </w:pPr>
      <w:bookmarkStart w:id="15" w:name="_Toc13083"/>
      <w:r>
        <w:rPr>
          <w:rFonts w:ascii="SimSun" w:hAnsi="SimSun" w:eastAsia="宋体"/>
          <w:sz w:val="28"/>
          <w:szCs w:val="28"/>
          <w:b/>
          <w:bCs/>
        </w:rPr>
        <w:t>3.5 插件调用与外部能力扩展</w:t>
      </w:r>
      <w:bookmarkEnd w:id="15"/>
    </w:p>
    <w:p w14:paraId="4A043B34">
      <w:pPr>
        <w:spacing w:after="0" w:line="288" w:lineRule="auto" w:before="0"/>
        <w:ind w:firstLine="480"/>
        <w:rPr>
          <w:rFonts w:hint="eastAsia" w:ascii="宋体" w:hAnsi="宋体" w:cs="宋体"/>
          <w:color w:val="auto"/>
          <w:sz w:val="24"/>
          <w:szCs w:val="24"/>
        </w:rPr>
      </w:pPr>
      <w:r>
        <w:rPr>
          <w:rFonts w:ascii="SimSun" w:hAnsi="SimSun" w:eastAsia="宋体"/>
          <w:sz w:val="24"/>
          <w:szCs w:val="24"/>
        </w:rPr>
        <w:t>说明本项目调用了哪些插件或外部工具，插件解决了什么问题，输入参数如何传递，输出结果如何被工作流使用。</w:t>
      </w:r>
    </w:p>
    <w:tbl>
      <w:tblPr>
        <w:tblStyle w:val="36"/>
        <w:tblW w:w="5000" w:type="pct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5"/>
        <w:gridCol w:w="1922"/>
        <w:gridCol w:w="1656"/>
        <w:gridCol w:w="1833"/>
        <w:gridCol w:w="2376"/>
      </w:tblGrid>
      <w:tr w14:paraId="317DA51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9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7F7FAA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插件/工具名称</w:t>
            </w:r>
          </w:p>
        </w:tc>
        <w:tc>
          <w:tcPr>
            <w:tcW w:w="1829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EF403C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调用目的</w:t>
            </w:r>
          </w:p>
        </w:tc>
        <w:tc>
          <w:tcPr>
            <w:tcW w:w="1829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A385B7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输入参数</w:t>
            </w:r>
          </w:p>
        </w:tc>
        <w:tc>
          <w:tcPr>
            <w:tcW w:w="1829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490CC1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输出结果</w:t>
            </w:r>
          </w:p>
        </w:tc>
        <w:tc>
          <w:tcPr>
            <w:tcW w:w="1829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8E5608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与工作流的连接方式</w:t>
            </w:r>
          </w:p>
        </w:tc>
      </w:tr>
      <w:tr w14:paraId="0443509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29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E02A15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联网搜索/网页检索</w:t>
            </w:r>
          </w:p>
        </w:tc>
        <w:tc>
          <w:tcPr>
            <w:tcW w:w="1829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3F9224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获取实时信息或补充资料</w:t>
            </w:r>
          </w:p>
        </w:tc>
        <w:tc>
          <w:tcPr>
            <w:tcW w:w="1829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5AD459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关键词、时间范围</w:t>
            </w:r>
          </w:p>
        </w:tc>
        <w:tc>
          <w:tcPr>
            <w:tcW w:w="1829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C6A561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搜索摘要、链接、数据</w:t>
            </w:r>
          </w:p>
        </w:tc>
        <w:tc>
          <w:tcPr>
            <w:tcW w:w="1829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19F8DA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作为结果生成节点的参考信息</w:t>
            </w:r>
          </w:p>
        </w:tc>
      </w:tr>
      <w:tr w14:paraId="246451F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24BE8E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地图/天气/日历/OCR等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BA6A7B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扩展感知或服务能力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5727AD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地点、图片、日期等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196D1D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结构化结果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BD8E3C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传递给后续条件判断或答案生成</w:t>
            </w:r>
          </w:p>
        </w:tc>
      </w:tr>
      <w:tr w14:paraId="53E4509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29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0A487C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自定义API</w:t>
            </w:r>
          </w:p>
        </w:tc>
        <w:tc>
          <w:tcPr>
            <w:tcW w:w="1829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472075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连接外部系统或业务数据</w:t>
            </w:r>
          </w:p>
        </w:tc>
        <w:tc>
          <w:tcPr>
            <w:tcW w:w="1829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4912D3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接口参数、鉴权信息</w:t>
            </w:r>
          </w:p>
        </w:tc>
        <w:tc>
          <w:tcPr>
            <w:tcW w:w="1829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439CAB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JSON/文本/表格数据</w:t>
            </w:r>
          </w:p>
        </w:tc>
        <w:tc>
          <w:tcPr>
            <w:tcW w:w="1829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67D677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写入数据库或生成报告</w:t>
            </w:r>
          </w:p>
        </w:tc>
      </w:tr>
    </w:tbl>
    <w:tbl>
      <w:tblPr>
        <w:tblStyle w:val="35"/>
        <w:tblW w:w="5000" w:type="pct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299382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44" w:type="dxa"/>
            <w:shd w:val="clear" w:color="auto" w:fill="F2F2F2"/>
            <w:vAlign w:val="top"/>
          </w:tcPr>
          <w:p w14:paraId="0B889373">
            <w:pPr>
              <w:spacing w:before="480"/>
              <w:jc w:val="center"/>
              <w:rPr>
                <w:color w:val="auto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此处粘贴截图 / 架构图 / 运行效果图</w:t>
            </w:r>
          </w:p>
          <w:p w14:paraId="0142C8B6">
            <w:pPr>
              <w:jc w:val="center"/>
              <w:rPr>
                <w:color w:val="auto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要求：图像清晰，能看清关键配置、输入输出或运行结果</w:t>
            </w:r>
          </w:p>
        </w:tc>
      </w:tr>
    </w:tbl>
    <w:p w14:paraId="4FEDC420">
      <w:pPr>
        <w:spacing w:after="0" w:before="0"/>
        <w:ind w:firstLine="480"/>
        <w:jc w:val="center"/>
        <w:rPr>
          <w:color w:val="auto"/>
        </w:rPr>
      </w:pPr>
      <w:r>
        <w:rPr>
          <w:rFonts w:ascii="SimSun" w:hAnsi="SimSun" w:eastAsia="宋体"/>
          <w:sz w:val="24"/>
          <w:szCs w:val="24"/>
        </w:rPr>
        <w:t>图3.8 插件配置与参数设置截图</w:t>
      </w:r>
    </w:p>
    <w:tbl>
      <w:tblPr>
        <w:tblStyle w:val="35"/>
        <w:tblW w:w="5000" w:type="pct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7AF8B1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44" w:type="dxa"/>
            <w:shd w:val="clear" w:color="auto" w:fill="F2F2F2"/>
            <w:vAlign w:val="top"/>
          </w:tcPr>
          <w:p w14:paraId="77616A90">
            <w:pPr>
              <w:spacing w:before="480"/>
              <w:jc w:val="center"/>
              <w:rPr>
                <w:color w:val="auto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此处粘贴截图 / 架构图 / 运行效果图</w:t>
            </w:r>
          </w:p>
          <w:p w14:paraId="5C197145">
            <w:pPr>
              <w:jc w:val="center"/>
              <w:rPr>
                <w:color w:val="auto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要求：图像清晰，能看清关键配置、输入输出或运行结果</w:t>
            </w:r>
          </w:p>
        </w:tc>
      </w:tr>
    </w:tbl>
    <w:p w14:paraId="2A146A75">
      <w:pPr>
        <w:spacing w:after="0" w:before="0"/>
        <w:ind w:firstLine="480"/>
        <w:jc w:val="center"/>
        <w:rPr>
          <w:color w:val="auto"/>
        </w:rPr>
      </w:pPr>
      <w:r>
        <w:rPr>
          <w:rFonts w:ascii="SimSun" w:hAnsi="SimSun" w:eastAsia="宋体"/>
          <w:sz w:val="24"/>
          <w:szCs w:val="24"/>
        </w:rPr>
        <w:t>图3.9 插件调用成功结果截图</w:t>
      </w:r>
    </w:p>
    <w:p w14:paraId="42D7CFDE">
      <w:pPr>
        <w:pStyle w:val="4"/>
        <w:jc w:val="left"/>
        <w:rPr>
          <w:color w:val="auto"/>
        </w:rPr>
      </w:pPr>
      <w:bookmarkStart w:id="16" w:name="_Toc10604"/>
      <w:r>
        <w:rPr>
          <w:rFonts w:ascii="SimSun" w:hAnsi="SimSun" w:eastAsia="宋体"/>
          <w:sz w:val="28"/>
          <w:szCs w:val="28"/>
          <w:b/>
          <w:bCs/>
        </w:rPr>
        <w:t>3.6 多能力协同与异常处理</w:t>
      </w:r>
      <w:bookmarkEnd w:id="16"/>
    </w:p>
    <w:p w14:paraId="2A1520B3">
      <w:pPr>
        <w:spacing w:after="0" w:line="288" w:lineRule="auto" w:before="0"/>
        <w:ind w:firstLine="480"/>
        <w:rPr>
          <w:rFonts w:hint="eastAsia" w:ascii="宋体" w:hAnsi="宋体" w:cs="宋体"/>
          <w:color w:val="auto"/>
          <w:sz w:val="24"/>
          <w:szCs w:val="24"/>
        </w:rPr>
      </w:pPr>
      <w:r>
        <w:rPr>
          <w:rFonts w:ascii="SimSun" w:hAnsi="SimSun" w:eastAsia="宋体"/>
          <w:sz w:val="24"/>
          <w:szCs w:val="24"/>
        </w:rPr>
        <w:t>说明角色设定、工作流、数据库、知识库和插件如何协同完成同一个完整任务。重点展示“一次用户请求如何经过多个模块处理并形成最终结果”。</w:t>
      </w:r>
    </w:p>
    <w:tbl>
      <w:tblPr>
        <w:tblStyle w:val="36"/>
        <w:tblW w:w="5000" w:type="pct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6"/>
        <w:gridCol w:w="2913"/>
        <w:gridCol w:w="3216"/>
        <w:gridCol w:w="1737"/>
      </w:tblGrid>
      <w:tr w14:paraId="0E167E9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286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D8F0B9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异常类型</w:t>
            </w:r>
          </w:p>
        </w:tc>
        <w:tc>
          <w:tcPr>
            <w:tcW w:w="2286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5DC72B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可能原因</w:t>
            </w:r>
          </w:p>
        </w:tc>
        <w:tc>
          <w:tcPr>
            <w:tcW w:w="2286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0A6013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处理策略</w:t>
            </w:r>
          </w:p>
        </w:tc>
        <w:tc>
          <w:tcPr>
            <w:tcW w:w="2286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2A96A9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优化后效果</w:t>
            </w:r>
          </w:p>
        </w:tc>
      </w:tr>
      <w:tr w14:paraId="4527AB4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86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910431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知识库未命中</w:t>
            </w:r>
          </w:p>
        </w:tc>
        <w:tc>
          <w:tcPr>
            <w:tcW w:w="2286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903ADC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资料不足、关键词不匹配</w:t>
            </w:r>
          </w:p>
        </w:tc>
        <w:tc>
          <w:tcPr>
            <w:tcW w:w="2286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C8BDFD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提示用户补充信息；扩大检索；补充知识库</w:t>
            </w:r>
          </w:p>
        </w:tc>
        <w:tc>
          <w:tcPr>
            <w:tcW w:w="2286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0C8C96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t>优化后消除了无据杜撰现象，当知识库未命中时，系统提示用户补充信息、扩大检索或补充知识库，确保回答基于可靠资料。</w:t>
            </w:r>
          </w:p>
        </w:tc>
      </w:tr>
      <w:tr w14:paraId="206BD2A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5A8C35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数据库写入失败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17D84E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字段缺失、类型错误、权限问题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004571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校验必填字段；返回可理解的错误提示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F7D1BF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t>校验必填字段并返回可理解提示，消除了因字段缺失或类型错误导致的写入失败。</w:t>
            </w:r>
          </w:p>
        </w:tc>
      </w:tr>
      <w:tr w14:paraId="6A0D328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9B4C4A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插件调用失败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B4871D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参数错误、网络异常、接口限制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468C3A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设置备用回答；提示稍后重试；记录失败原因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4743A2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t>设置备用回答并提示稍后重试，记录失败原因，确保用户获得明确反馈，避免无响应。优化后系统稳定性提升，异常处理更透明。</w:t>
            </w:r>
          </w:p>
        </w:tc>
      </w:tr>
      <w:tr w14:paraId="30A3C58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86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83EB14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回答幻觉</w:t>
            </w:r>
          </w:p>
        </w:tc>
        <w:tc>
          <w:tcPr>
            <w:tcW w:w="2286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BBB5BE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角色提示词约束不足、知识依据缺失</w:t>
            </w:r>
          </w:p>
        </w:tc>
        <w:tc>
          <w:tcPr>
            <w:tcW w:w="2286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E7BEFA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要求基于资料回答；不确定时明确说明</w:t>
            </w:r>
          </w:p>
        </w:tc>
        <w:tc>
          <w:tcPr>
            <w:tcW w:w="2286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D019D7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t>双重校验消除幻觉，重大问题自动纠错重试，确保回答基于资料且不确定时明确说明。</w:t>
            </w:r>
          </w:p>
        </w:tc>
      </w:tr>
    </w:tbl>
    <w:p w14:paraId="2F6031F1">
      <w:pPr>
        <w:pStyle w:val="3"/>
        <w:jc w:val="center"/>
        <w:rPr>
          <w:color w:val="auto"/>
        </w:rPr>
      </w:pPr>
      <w:r>
        <w:rPr>
          <w:rFonts w:ascii="SimSun" w:hAnsi="SimSun" w:eastAsia="宋体"/>
          <w:sz w:val="30"/>
          <w:szCs w:val="30"/>
          <w:b/>
          <w:bCs/>
        </w:rPr>
        <w:t>第4章 运行演示、测试与效果分析</w:t>
      </w:r>
      <w:bookmarkEnd w:id="17"/>
    </w:p>
    <w:p w14:paraId="27F5412F">
      <w:pPr>
        <w:pStyle w:val="4"/>
        <w:jc w:val="left"/>
        <w:rPr>
          <w:color w:val="auto"/>
        </w:rPr>
      </w:pPr>
      <w:bookmarkStart w:id="18" w:name="_Toc30726"/>
      <w:r>
        <w:rPr>
          <w:rFonts w:ascii="SimSun" w:hAnsi="SimSun" w:eastAsia="宋体"/>
          <w:sz w:val="28"/>
          <w:szCs w:val="28"/>
          <w:b/>
          <w:bCs/>
        </w:rPr>
        <w:t>4.1 运行入口与演示环境</w:t>
      </w:r>
      <w:bookmarkEnd w:id="18"/>
    </w:p>
    <w:p w14:paraId="30F94C45">
      <w:pPr>
        <w:spacing w:after="0" w:line="288" w:lineRule="auto" w:before="0"/>
        <w:ind w:firstLine="480"/>
        <w:rPr>
          <w:rFonts w:hint="eastAsia" w:ascii="宋体" w:hAnsi="宋体" w:cs="宋体"/>
          <w:color w:val="auto"/>
          <w:sz w:val="24"/>
          <w:szCs w:val="24"/>
        </w:rPr>
      </w:pPr>
      <w:r>
        <w:rPr>
          <w:rFonts w:ascii="SimSun" w:hAnsi="SimSun" w:eastAsia="宋体"/>
          <w:sz w:val="24"/>
          <w:szCs w:val="24"/>
        </w:rPr>
        <w:t>填写应用的可运行入口、平台、版本、账号权限、演示设备和必要说明。</w:t>
      </w:r>
    </w:p>
    <w:tbl>
      <w:tblPr>
        <w:tblStyle w:val="36"/>
        <w:tblW w:w="5000" w:type="pct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5"/>
        <w:gridCol w:w="6701"/>
      </w:tblGrid>
      <w:tr w14:paraId="446E83B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4572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89F271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项目</w:t>
            </w:r>
          </w:p>
        </w:tc>
        <w:tc>
          <w:tcPr>
            <w:tcW w:w="4572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0855D0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内容</w:t>
            </w:r>
          </w:p>
        </w:tc>
      </w:tr>
      <w:tr w14:paraId="2A96B6F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572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054540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应用入口链接/二维码</w:t>
            </w:r>
          </w:p>
        </w:tc>
        <w:tc>
          <w:tcPr>
            <w:tcW w:w="4572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4E1C2F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t>localhost:8501</w:t>
            </w:r>
          </w:p>
        </w:tc>
      </w:tr>
      <w:tr w14:paraId="222EE44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572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0D543E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运行平台</w:t>
            </w:r>
          </w:p>
        </w:tc>
        <w:tc>
          <w:tcPr>
            <w:tcW w:w="4572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1F5D11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t>自建Web应用</w:t>
            </w:r>
          </w:p>
        </w:tc>
      </w:tr>
      <w:tr w14:paraId="0D660AA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572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D4B44C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演示设备与浏览器</w:t>
            </w:r>
          </w:p>
        </w:tc>
        <w:tc>
          <w:tcPr>
            <w:tcW w:w="4572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D7260D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电脑/手机；Chrome/Edge/微信小程序等</w:t>
            </w:r>
          </w:p>
        </w:tc>
      </w:tr>
      <w:tr w14:paraId="286784A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572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AE8EAD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演示账号或权限说明</w:t>
            </w:r>
          </w:p>
        </w:tc>
        <w:tc>
          <w:tcPr>
            <w:tcW w:w="4572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DE7B55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是否公开访问；是否需要登录；是否需要密码。</w:t>
            </w:r>
          </w:p>
        </w:tc>
      </w:tr>
      <w:tr w14:paraId="5892834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572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3EC0EF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演示视频链接</w:t>
            </w:r>
          </w:p>
        </w:tc>
        <w:tc>
          <w:tcPr>
            <w:tcW w:w="4572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B725A6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建议上传录屏，时长3—5分钟，能展示完整业务闭环。</w:t>
            </w:r>
          </w:p>
        </w:tc>
      </w:tr>
    </w:tbl>
    <w:p w14:paraId="45683386">
      <w:pPr>
        <w:pStyle w:val="4"/>
        <w:jc w:val="left"/>
        <w:rPr>
          <w:color w:val="auto"/>
        </w:rPr>
      </w:pPr>
      <w:bookmarkStart w:id="19" w:name="_Toc2974"/>
      <w:r>
        <w:rPr>
          <w:rFonts w:ascii="SimSun" w:hAnsi="SimSun" w:eastAsia="宋体"/>
          <w:sz w:val="28"/>
          <w:szCs w:val="28"/>
          <w:b/>
          <w:bCs/>
        </w:rPr>
        <w:t>4.2 典型演示用例</w:t>
      </w:r>
      <w:bookmarkEnd w:id="19"/>
    </w:p>
    <w:p w14:paraId="071C299A">
      <w:pPr>
        <w:spacing w:after="0" w:line="288" w:lineRule="auto" w:before="0"/>
        <w:ind w:firstLine="480"/>
        <w:rPr>
          <w:rFonts w:hint="eastAsia" w:ascii="宋体" w:hAnsi="宋体" w:cs="宋体"/>
          <w:color w:val="auto"/>
          <w:sz w:val="24"/>
          <w:szCs w:val="24"/>
        </w:rPr>
      </w:pPr>
      <w:r>
        <w:rPr>
          <w:rFonts w:ascii="SimSun" w:hAnsi="SimSun" w:eastAsia="宋体"/>
          <w:sz w:val="24"/>
          <w:szCs w:val="24"/>
        </w:rPr>
        <w:t>至少设计3个演示用例。用例应覆盖不同能力，不要全部是普通问答。</w:t>
      </w:r>
    </w:p>
    <w:tbl>
      <w:tblPr>
        <w:tblStyle w:val="36"/>
        <w:tblW w:w="5000" w:type="pct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4"/>
        <w:gridCol w:w="2292"/>
        <w:gridCol w:w="2349"/>
        <w:gridCol w:w="2022"/>
        <w:gridCol w:w="1519"/>
      </w:tblGrid>
      <w:tr w14:paraId="5BACCB1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9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98E373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用例编号</w:t>
            </w:r>
          </w:p>
        </w:tc>
        <w:tc>
          <w:tcPr>
            <w:tcW w:w="1829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185B2B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用户输入/任务</w:t>
            </w:r>
          </w:p>
        </w:tc>
        <w:tc>
          <w:tcPr>
            <w:tcW w:w="1829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AE6F48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预期调用能力</w:t>
            </w:r>
          </w:p>
        </w:tc>
        <w:tc>
          <w:tcPr>
            <w:tcW w:w="1829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DC950E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预期结果</w:t>
            </w:r>
          </w:p>
        </w:tc>
        <w:tc>
          <w:tcPr>
            <w:tcW w:w="1829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34FE0C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实际结果</w:t>
            </w:r>
          </w:p>
        </w:tc>
      </w:tr>
      <w:tr w14:paraId="0F13375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29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D2A127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TC01</w:t>
            </w:r>
          </w:p>
        </w:tc>
        <w:tc>
          <w:tcPr>
            <w:tcW w:w="1829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C45673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基础咨询类问题</w:t>
            </w:r>
          </w:p>
        </w:tc>
        <w:tc>
          <w:tcPr>
            <w:tcW w:w="1829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36DDE0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角色设定、知识库</w:t>
            </w:r>
          </w:p>
        </w:tc>
        <w:tc>
          <w:tcPr>
            <w:tcW w:w="1829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7F0FDE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准确回答并给出依据</w:t>
            </w:r>
          </w:p>
        </w:tc>
        <w:tc>
          <w:tcPr>
            <w:tcW w:w="1829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B3C0EB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通过/部分通过/未通过</w:t>
            </w:r>
          </w:p>
        </w:tc>
      </w:tr>
      <w:tr w14:paraId="0A4DC98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B761B2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TC02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332613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需要流程办理或多步骤推理的任务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6AFE57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工作流、条件分支、变量传递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B0CDE4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按步骤输出方案或完成任务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C39091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通过/部分通过/未通过</w:t>
            </w:r>
          </w:p>
        </w:tc>
      </w:tr>
      <w:tr w14:paraId="5F8F836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02A41B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TC03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084AE5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需要保存或查询记录的任务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DCA214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数据库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119A52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成功写入/查询数据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8A3F66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通过/部分通过/未通过</w:t>
            </w:r>
          </w:p>
        </w:tc>
      </w:tr>
      <w:tr w14:paraId="73A8880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A84F91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TC04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FCDD5D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需要实时或外部工具能力的任务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58DC9D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插件调用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1E9765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返回插件结果并整合回答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CDDC98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通过/部分通过/未通过</w:t>
            </w:r>
          </w:p>
        </w:tc>
      </w:tr>
      <w:tr w14:paraId="4E2E381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29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6CCA05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TC05</w:t>
            </w:r>
          </w:p>
        </w:tc>
        <w:tc>
          <w:tcPr>
            <w:tcW w:w="1829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DBF018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完整综合业务闭环</w:t>
            </w:r>
          </w:p>
        </w:tc>
        <w:tc>
          <w:tcPr>
            <w:tcW w:w="1829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AEAD0A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角色+工作流+数据库+知识库+插件</w:t>
            </w:r>
          </w:p>
        </w:tc>
        <w:tc>
          <w:tcPr>
            <w:tcW w:w="1829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58D8D1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完成端到端任务</w:t>
            </w:r>
          </w:p>
        </w:tc>
        <w:tc>
          <w:tcPr>
            <w:tcW w:w="1829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BF6984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通过/部分通过/未通过</w:t>
            </w:r>
          </w:p>
        </w:tc>
      </w:tr>
    </w:tbl>
    <w:p w14:paraId="6A52C190">
      <w:pPr>
        <w:pStyle w:val="4"/>
        <w:jc w:val="left"/>
        <w:rPr>
          <w:color w:val="auto"/>
        </w:rPr>
      </w:pPr>
      <w:bookmarkStart w:id="20" w:name="_Toc20751"/>
      <w:r>
        <w:rPr>
          <w:rFonts w:ascii="SimSun" w:hAnsi="SimSun" w:eastAsia="宋体"/>
          <w:sz w:val="28"/>
          <w:szCs w:val="28"/>
          <w:b/>
          <w:bCs/>
        </w:rPr>
        <w:t>4.3 演示过程截图与结果分析</w:t>
      </w:r>
      <w:bookmarkEnd w:id="20"/>
    </w:p>
    <w:tbl>
      <w:tblPr>
        <w:tblStyle w:val="35"/>
        <w:tblW w:w="5000" w:type="pct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6B057A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44" w:type="dxa"/>
            <w:shd w:val="clear" w:color="auto" w:fill="F2F2F2"/>
            <w:vAlign w:val="top"/>
          </w:tcPr>
          <w:p w14:paraId="183D81C1">
            <w:pPr>
              <w:spacing w:before="480"/>
              <w:jc w:val="center"/>
              <w:rPr>
                <w:color w:val="auto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此处粘贴截图 / 架构图 / 运行效果图</w:t>
            </w:r>
          </w:p>
          <w:p w14:paraId="1D4F4C8C">
            <w:pPr>
              <w:jc w:val="center"/>
              <w:rPr>
                <w:color w:val="auto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要求：图像清晰，能看清关键配置、输入输出或运行结果</w:t>
            </w:r>
          </w:p>
        </w:tc>
      </w:tr>
    </w:tbl>
    <w:p w14:paraId="1F398613">
      <w:pPr>
        <w:spacing w:after="0" w:before="0"/>
        <w:ind w:firstLine="480"/>
        <w:jc w:val="center"/>
        <w:rPr>
          <w:color w:val="auto"/>
        </w:rPr>
      </w:pPr>
      <w:r>
        <w:rPr>
          <w:rFonts w:ascii="SimSun" w:hAnsi="SimSun" w:eastAsia="宋体"/>
          <w:sz w:val="24"/>
          <w:szCs w:val="24"/>
        </w:rPr>
        <w:t>图4.1 用户输入与智能体首轮响应截图</w:t>
      </w:r>
    </w:p>
    <w:tbl>
      <w:tblPr>
        <w:tblStyle w:val="35"/>
        <w:tblW w:w="5000" w:type="pct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7F9591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44" w:type="dxa"/>
            <w:shd w:val="clear" w:color="auto" w:fill="F2F2F2"/>
            <w:vAlign w:val="top"/>
          </w:tcPr>
          <w:p w14:paraId="100FF992">
            <w:pPr>
              <w:spacing w:before="480"/>
              <w:jc w:val="center"/>
              <w:rPr>
                <w:color w:val="auto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此处粘贴截图 / 架构图 / 运行效果图</w:t>
            </w:r>
          </w:p>
          <w:p w14:paraId="7836054B">
            <w:pPr>
              <w:jc w:val="center"/>
              <w:rPr>
                <w:color w:val="auto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要求：图像清晰，能看清关键配置、输入输出或运行结果</w:t>
            </w:r>
          </w:p>
        </w:tc>
      </w:tr>
    </w:tbl>
    <w:p w14:paraId="5F5D4F8F">
      <w:pPr>
        <w:spacing w:after="0" w:before="0"/>
        <w:ind w:firstLine="480"/>
        <w:jc w:val="center"/>
        <w:rPr>
          <w:color w:val="auto"/>
        </w:rPr>
      </w:pPr>
      <w:r>
        <w:rPr>
          <w:rFonts w:ascii="SimSun" w:hAnsi="SimSun" w:eastAsia="宋体"/>
          <w:sz w:val="24"/>
          <w:szCs w:val="24"/>
        </w:rPr>
        <w:t>图4.2 工作流执行过程或日志截图</w:t>
      </w:r>
    </w:p>
    <w:tbl>
      <w:tblPr>
        <w:tblStyle w:val="35"/>
        <w:tblW w:w="5000" w:type="pct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01BAC8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44" w:type="dxa"/>
            <w:shd w:val="clear" w:color="auto" w:fill="F2F2F2"/>
            <w:vAlign w:val="top"/>
          </w:tcPr>
          <w:p w14:paraId="6158C38D">
            <w:pPr>
              <w:spacing w:before="480"/>
              <w:jc w:val="center"/>
              <w:rPr>
                <w:color w:val="auto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此处粘贴截图 / 架构图 / 运行效果图</w:t>
            </w:r>
          </w:p>
          <w:p w14:paraId="28388BBB">
            <w:pPr>
              <w:jc w:val="center"/>
              <w:rPr>
                <w:color w:val="auto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要求：图像清晰，能看清关键配置、输入输出或运行结果</w:t>
            </w:r>
          </w:p>
        </w:tc>
      </w:tr>
    </w:tbl>
    <w:p w14:paraId="27DCBA59">
      <w:pPr>
        <w:spacing w:after="0" w:before="0"/>
        <w:ind w:firstLine="480"/>
        <w:jc w:val="center"/>
        <w:rPr>
          <w:color w:val="auto"/>
        </w:rPr>
      </w:pPr>
      <w:r>
        <w:rPr>
          <w:rFonts w:ascii="SimSun" w:hAnsi="SimSun" w:eastAsia="宋体"/>
          <w:sz w:val="24"/>
          <w:szCs w:val="24"/>
        </w:rPr>
        <w:t>图4.3 知识库/数据库/插件调用证据截图</w:t>
      </w:r>
    </w:p>
    <w:tbl>
      <w:tblPr>
        <w:tblStyle w:val="35"/>
        <w:tblW w:w="5000" w:type="pct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675EB3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44" w:type="dxa"/>
            <w:shd w:val="clear" w:color="auto" w:fill="F2F2F2"/>
            <w:vAlign w:val="top"/>
          </w:tcPr>
          <w:p w14:paraId="1D8C93D2">
            <w:pPr>
              <w:spacing w:before="480"/>
              <w:jc w:val="center"/>
              <w:rPr>
                <w:color w:val="auto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此处粘贴截图 / 架构图 / 运行效果图</w:t>
            </w:r>
          </w:p>
          <w:p w14:paraId="623AB2DB">
            <w:pPr>
              <w:jc w:val="center"/>
              <w:rPr>
                <w:color w:val="auto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要求：图像清晰，能看清关键配置、输入输出或运行结果</w:t>
            </w:r>
          </w:p>
        </w:tc>
      </w:tr>
    </w:tbl>
    <w:p w14:paraId="35D93AD6">
      <w:pPr>
        <w:spacing w:after="0" w:before="0"/>
        <w:ind w:firstLine="480"/>
        <w:jc w:val="center"/>
        <w:rPr>
          <w:color w:val="auto"/>
        </w:rPr>
      </w:pPr>
      <w:r>
        <w:rPr>
          <w:rFonts w:ascii="SimSun" w:hAnsi="SimSun" w:eastAsia="宋体"/>
          <w:sz w:val="24"/>
          <w:szCs w:val="24"/>
        </w:rPr>
        <w:t>图4.4 最终输出结果截图</w:t>
      </w:r>
    </w:p>
    <w:p w14:paraId="17D22918">
      <w:pPr>
        <w:spacing w:after="0" w:line="288" w:lineRule="auto" w:before="0"/>
        <w:ind w:firstLine="480"/>
        <w:rPr>
          <w:rFonts w:hint="eastAsia" w:ascii="宋体" w:hAnsi="宋体" w:cs="宋体"/>
          <w:color w:val="auto"/>
          <w:sz w:val="24"/>
          <w:szCs w:val="24"/>
        </w:rPr>
      </w:pPr>
      <w:r>
        <w:rPr>
          <w:rFonts w:ascii="SimSun" w:hAnsi="SimSun" w:eastAsia="宋体"/>
          <w:sz w:val="24"/>
          <w:szCs w:val="24"/>
        </w:rPr>
        <w:t>结果分析：请从准确性、完整性、稳定性、可解释性、交互体验五个方面分析演示效果。不能只写“运行成功”，应指出具体成功点和仍需优化的地方。</w:t>
      </w:r>
    </w:p>
    <w:tbl>
      <w:tblPr>
        <w:tblStyle w:val="36"/>
        <w:tblW w:w="5000" w:type="pct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9"/>
        <w:gridCol w:w="4222"/>
        <w:gridCol w:w="1763"/>
        <w:gridCol w:w="2152"/>
      </w:tblGrid>
      <w:tr w14:paraId="4F96499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2286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8DBD90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评价维度</w:t>
            </w:r>
          </w:p>
        </w:tc>
        <w:tc>
          <w:tcPr>
            <w:tcW w:w="2286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185524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表现说明</w:t>
            </w:r>
          </w:p>
        </w:tc>
        <w:tc>
          <w:tcPr>
            <w:tcW w:w="2286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1469AA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证据截图编号</w:t>
            </w:r>
          </w:p>
        </w:tc>
        <w:tc>
          <w:tcPr>
            <w:tcW w:w="2286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03DBDC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改进方向</w:t>
            </w:r>
          </w:p>
        </w:tc>
      </w:tr>
      <w:tr w14:paraId="2137543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86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3EEFB0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准确性</w:t>
            </w:r>
          </w:p>
        </w:tc>
        <w:tc>
          <w:tcPr>
            <w:tcW w:w="2286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490336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回答是否符合知识库资料和任务要求</w:t>
            </w:r>
          </w:p>
        </w:tc>
        <w:tc>
          <w:tcPr>
            <w:tcW w:w="2286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D73CCA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图4.__</w:t>
            </w:r>
          </w:p>
        </w:tc>
        <w:tc>
          <w:tcPr>
            <w:tcW w:w="2286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94D1C1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t>优化LLM分析JSON鲁棒性，确保多次测试中能稳定解析用户输入并返回正确结果。</w:t>
            </w:r>
          </w:p>
        </w:tc>
      </w:tr>
      <w:tr w14:paraId="3D1E7F9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</w:tblPrEx>
        <w:trPr>
          <w:trHeight w:val="0" w:hRule="atLeast"/>
          <w:jc w:val="center"/>
        </w:trPr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C923FC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完整性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AF666A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是否完成了用户任务的全部环节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00E0B4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图4.__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7E5E1A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t>资料未载明</w:t>
            </w:r>
          </w:p>
        </w:tc>
      </w:tr>
      <w:tr w14:paraId="02320F9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FF49F6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稳定性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B1685B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多次测试是否能得到稳定结果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AD101C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图4.__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91ED2F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t>优化LLM分析JSON鲁棒性，确保多次测试输出稳定；补充可解释性截图，展示依据与步骤。</w:t>
            </w:r>
          </w:p>
        </w:tc>
      </w:tr>
      <w:tr w14:paraId="1D41120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479119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可解释性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183421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是否展示依据、步骤或调用结果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D51088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图4.__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49C6A0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t>优化LLM分析JSON鲁棒性，确保多次测试能稳定解析并展示依据与步骤，提升可解释性。</w:t>
            </w:r>
          </w:p>
        </w:tc>
      </w:tr>
      <w:tr w14:paraId="1846F96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86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A0B742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交互体验</w:t>
            </w:r>
          </w:p>
        </w:tc>
        <w:tc>
          <w:tcPr>
            <w:tcW w:w="2286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290D28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是否能追问、澄清、引导用户完成任务</w:t>
            </w:r>
          </w:p>
        </w:tc>
        <w:tc>
          <w:tcPr>
            <w:tcW w:w="2286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744B2E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图4.__</w:t>
            </w:r>
          </w:p>
        </w:tc>
        <w:tc>
          <w:tcPr>
            <w:tcW w:w="2286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A2DC43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t>优化LLM分析JSON鲁棒性，确保多次测试中交互体验稳定，能有效追问、澄清并引导用户完成任务。</w:t>
            </w:r>
          </w:p>
        </w:tc>
      </w:tr>
    </w:tbl>
    <w:p w14:paraId="0CFFA4FE">
      <w:pPr>
        <w:pStyle w:val="3"/>
        <w:jc w:val="center"/>
        <w:rPr>
          <w:color w:val="auto"/>
        </w:rPr>
      </w:pPr>
      <w:r>
        <w:rPr>
          <w:rFonts w:ascii="SimSun" w:hAnsi="SimSun" w:eastAsia="宋体"/>
          <w:sz w:val="30"/>
          <w:szCs w:val="30"/>
          <w:b/>
          <w:bCs/>
        </w:rPr>
        <w:t>第5章 项目评价、创新与改进</w:t>
      </w:r>
      <w:bookmarkEnd w:id="21"/>
    </w:p>
    <w:p w14:paraId="30B8D06D">
      <w:pPr>
        <w:pStyle w:val="4"/>
        <w:jc w:val="left"/>
        <w:rPr>
          <w:color w:val="auto"/>
        </w:rPr>
      </w:pPr>
      <w:bookmarkStart w:id="22" w:name="_Toc24955"/>
      <w:r>
        <w:rPr>
          <w:rFonts w:ascii="SimSun" w:hAnsi="SimSun" w:eastAsia="宋体"/>
          <w:sz w:val="28"/>
          <w:szCs w:val="28"/>
          <w:b/>
          <w:bCs/>
        </w:rPr>
        <w:t>5.1 项目完成度自评</w:t>
      </w:r>
      <w:bookmarkEnd w:id="22"/>
    </w:p>
    <w:tbl>
      <w:tblPr>
        <w:tblStyle w:val="36"/>
        <w:tblW w:w="5000" w:type="pct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95"/>
        <w:gridCol w:w="2734"/>
        <w:gridCol w:w="2477"/>
      </w:tblGrid>
      <w:tr w14:paraId="1544697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048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590318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检查项</w:t>
            </w:r>
          </w:p>
        </w:tc>
        <w:tc>
          <w:tcPr>
            <w:tcW w:w="3048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15F8C7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达成情况</w:t>
            </w:r>
          </w:p>
        </w:tc>
        <w:tc>
          <w:tcPr>
            <w:tcW w:w="3048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522CE6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证据位置</w:t>
            </w:r>
          </w:p>
        </w:tc>
      </w:tr>
      <w:tr w14:paraId="219FF4A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48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B2EF3B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智能体有明确角色设定和系统提示词</w:t>
            </w:r>
          </w:p>
        </w:tc>
        <w:tc>
          <w:tcPr>
            <w:tcW w:w="3048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6C09A8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已完成/部分完成/未完成</w:t>
            </w:r>
          </w:p>
        </w:tc>
        <w:tc>
          <w:tcPr>
            <w:tcW w:w="3048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5FEAFD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第3.1节，图3.1</w:t>
            </w:r>
          </w:p>
        </w:tc>
      </w:tr>
      <w:tr w14:paraId="506E19A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4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902312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工作流可运行且包含关键节点</w:t>
            </w:r>
          </w:p>
        </w:tc>
        <w:tc>
          <w:tcPr>
            <w:tcW w:w="304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FD3C13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已完成/部分完成/未完成</w:t>
            </w:r>
          </w:p>
        </w:tc>
        <w:tc>
          <w:tcPr>
            <w:tcW w:w="304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01BAC4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第3.2节，图3.2—3.3</w:t>
            </w:r>
          </w:p>
        </w:tc>
      </w:tr>
      <w:tr w14:paraId="36432CB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4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DB21DA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数据库能完成至少一次读写或查询</w:t>
            </w:r>
          </w:p>
        </w:tc>
        <w:tc>
          <w:tcPr>
            <w:tcW w:w="304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96D435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已完成/部分完成/未完成</w:t>
            </w:r>
          </w:p>
        </w:tc>
        <w:tc>
          <w:tcPr>
            <w:tcW w:w="304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485842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第3.3节，图3.4—3.5</w:t>
            </w:r>
          </w:p>
        </w:tc>
      </w:tr>
      <w:tr w14:paraId="0F944FC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4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95F4EB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知识库能被检索并支撑回答</w:t>
            </w:r>
          </w:p>
        </w:tc>
        <w:tc>
          <w:tcPr>
            <w:tcW w:w="304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927717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已完成/部分完成/未完成</w:t>
            </w:r>
          </w:p>
        </w:tc>
        <w:tc>
          <w:tcPr>
            <w:tcW w:w="304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1FB557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第3.4节，图3.6—3.7</w:t>
            </w:r>
          </w:p>
        </w:tc>
      </w:tr>
      <w:tr w14:paraId="10404BD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4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E00CD2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至少调用一种插件或外部工具</w:t>
            </w:r>
          </w:p>
        </w:tc>
        <w:tc>
          <w:tcPr>
            <w:tcW w:w="304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9927D0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已完成/部分完成/未完成</w:t>
            </w:r>
          </w:p>
        </w:tc>
        <w:tc>
          <w:tcPr>
            <w:tcW w:w="304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33CF40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第3.5节，图3.8—3.9</w:t>
            </w:r>
          </w:p>
        </w:tc>
      </w:tr>
      <w:tr w14:paraId="053D30D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4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AC1C0F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完整演示用例能端到端运行</w:t>
            </w:r>
          </w:p>
        </w:tc>
        <w:tc>
          <w:tcPr>
            <w:tcW w:w="304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0C70E1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已完成/部分完成/未完成</w:t>
            </w:r>
          </w:p>
        </w:tc>
        <w:tc>
          <w:tcPr>
            <w:tcW w:w="304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54431C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第4章</w:t>
            </w:r>
          </w:p>
        </w:tc>
      </w:tr>
      <w:tr w14:paraId="2B16697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48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3EE091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报告材料完整、截图清晰、链接可访问</w:t>
            </w:r>
          </w:p>
        </w:tc>
        <w:tc>
          <w:tcPr>
            <w:tcW w:w="3048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28F22D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已完成/部分完成/未完成</w:t>
            </w:r>
          </w:p>
        </w:tc>
        <w:tc>
          <w:tcPr>
            <w:tcW w:w="3048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531CC1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附录A</w:t>
            </w:r>
          </w:p>
        </w:tc>
      </w:tr>
    </w:tbl>
    <w:p w14:paraId="5E6FDC7C">
      <w:pPr>
        <w:pStyle w:val="4"/>
        <w:jc w:val="left"/>
        <w:rPr>
          <w:color w:val="auto"/>
        </w:rPr>
      </w:pPr>
      <w:bookmarkStart w:id="23" w:name="_Toc28800"/>
      <w:r>
        <w:rPr>
          <w:rFonts w:ascii="SimSun" w:hAnsi="SimSun" w:eastAsia="宋体"/>
          <w:sz w:val="28"/>
          <w:szCs w:val="28"/>
          <w:b/>
          <w:bCs/>
        </w:rPr>
        <w:t>5.2 创新点与应用价值</w:t>
      </w:r>
      <w:bookmarkEnd w:id="23"/>
    </w:p>
    <w:p w14:paraId="3AB0BFAE">
      <w:pPr>
        <w:spacing w:after="0" w:line="288" w:lineRule="auto" w:before="0"/>
        <w:ind w:firstLine="480"/>
        <w:rPr>
          <w:rFonts w:hint="eastAsia" w:ascii="宋体" w:hAnsi="宋体" w:cs="宋体"/>
          <w:color w:val="auto"/>
          <w:sz w:val="24"/>
          <w:szCs w:val="24"/>
        </w:rPr>
      </w:pPr>
      <w:r>
        <w:rPr>
          <w:rFonts w:ascii="SimSun" w:hAnsi="SimSun" w:eastAsia="宋体"/>
          <w:sz w:val="24"/>
          <w:szCs w:val="24"/>
        </w:rPr>
        <w:t>从场景创新、交互创新、工作流设计、知识库组织、数据管理、插件融合、用户体验等角度总结项目亮点。建议写2—3个创新点，每个创新点配套说明实现方式和效果证据。</w:t>
      </w:r>
    </w:p>
    <w:tbl>
      <w:tblPr>
        <w:tblStyle w:val="36"/>
        <w:tblW w:w="5000" w:type="pct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8"/>
        <w:gridCol w:w="3544"/>
        <w:gridCol w:w="3544"/>
      </w:tblGrid>
      <w:tr w14:paraId="0B047C7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048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14FBD5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创新点</w:t>
            </w:r>
          </w:p>
        </w:tc>
        <w:tc>
          <w:tcPr>
            <w:tcW w:w="3048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E371E7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实现方式</w:t>
            </w:r>
          </w:p>
        </w:tc>
        <w:tc>
          <w:tcPr>
            <w:tcW w:w="3048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DC8E64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应用价值/效果证据</w:t>
            </w:r>
          </w:p>
        </w:tc>
      </w:tr>
      <w:tr w14:paraId="28A2B4A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48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D7EC6F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t>创新点1：基于细粒度“填空任务”的Word结构化回填机制，将长文档拆解为段落与单元格粒度任务。</w:t>
            </w:r>
          </w:p>
        </w:tc>
        <w:tc>
          <w:tcPr>
            <w:tcW w:w="3048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3B739F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t>通过锚点扫描与LLM JSON分析，将长文档拆解为段落与单元格粒度任务，实现Word格式无损回填。</w:t>
            </w:r>
          </w:p>
        </w:tc>
        <w:tc>
          <w:tcPr>
            <w:tcW w:w="3048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B28DC4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t>极大提升交付物可用性，生成附带调用依据与路由日志，流式输出降低等待焦虑。</w:t>
            </w:r>
          </w:p>
        </w:tc>
      </w:tr>
      <w:tr w14:paraId="4602CE1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4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D81F98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t>创新点2：智能联网路由与可解释日志，基于估算相似度（阈值0.）决策是否启用联网，实时暴露路由依据。</w:t>
            </w:r>
          </w:p>
        </w:tc>
        <w:tc>
          <w:tcPr>
            <w:tcW w:w="304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2FD5AB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t>实现方式：系统基于估算相似度智能决策是否启用联网模型，并在界面与日志中实时暴露路由依据，使生成过程白盒化。</w:t>
            </w:r>
          </w:p>
        </w:tc>
        <w:tc>
          <w:tcPr>
            <w:tcW w:w="304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71B410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t>应用价值/效果证据：生成过程从黑盒变为白盒，满足合规审计需求；流式输出与进度提示降低等待焦虑，提升用户体验。</w:t>
            </w:r>
          </w:p>
        </w:tc>
      </w:tr>
      <w:tr w14:paraId="48F044D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48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8BF7A7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t>创新点3：基于估算相似度智能决策是否启用联网，实时暴露路由依据</w:t>
            </w:r>
          </w:p>
        </w:tc>
        <w:tc>
          <w:tcPr>
            <w:tcW w:w="3048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0A4B98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t>实现方式：系统通过估算相似度（阈值0.）判断是否联网，并在界面与日志中实时暴露路由依据</w:t>
            </w:r>
          </w:p>
        </w:tc>
        <w:tc>
          <w:tcPr>
            <w:tcW w:w="3048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EC8004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t>应用价值/效果证据：生成过程从黑盒变为白盒，满足合规审计需求；流式输出与进度提示降低等待焦虑</w:t>
            </w:r>
          </w:p>
        </w:tc>
      </w:tr>
    </w:tbl>
    <w:p w14:paraId="18677629">
      <w:pPr>
        <w:pStyle w:val="4"/>
        <w:jc w:val="left"/>
        <w:rPr>
          <w:color w:val="auto"/>
        </w:rPr>
      </w:pPr>
      <w:bookmarkStart w:id="24" w:name="_Toc28126"/>
      <w:r>
        <w:rPr>
          <w:rFonts w:ascii="SimSun" w:hAnsi="SimSun" w:eastAsia="宋体"/>
          <w:sz w:val="28"/>
          <w:szCs w:val="28"/>
          <w:b/>
          <w:bCs/>
        </w:rPr>
        <w:t>5.3 不足与后续改进</w:t>
      </w:r>
      <w:bookmarkEnd w:id="24"/>
    </w:p>
    <w:p w14:paraId="75443FC2">
      <w:pPr>
        <w:spacing w:after="0" w:line="288" w:lineRule="auto" w:before="0"/>
        <w:ind w:firstLine="480"/>
        <w:rPr>
          <w:rFonts w:hint="eastAsia" w:ascii="宋体" w:hAnsi="宋体" w:cs="宋体"/>
          <w:color w:val="auto"/>
          <w:sz w:val="24"/>
          <w:szCs w:val="24"/>
        </w:rPr>
      </w:pPr>
      <w:r>
        <w:rPr>
          <w:rFonts w:ascii="SimSun" w:hAnsi="SimSun" w:eastAsia="宋体"/>
          <w:sz w:val="24"/>
          <w:szCs w:val="24"/>
        </w:rPr>
        <w:t>客观分析不足，不要只写“还需要继续努力”。建议从数据质量、工作流鲁棒性、知识库覆盖度、插件稳定性、界面体验、安全合规等方面提出改进计划。</w:t>
      </w:r>
    </w:p>
    <w:tbl>
      <w:tblPr>
        <w:tblStyle w:val="36"/>
        <w:tblW w:w="5000" w:type="pct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3"/>
        <w:gridCol w:w="2697"/>
        <w:gridCol w:w="2697"/>
        <w:gridCol w:w="1389"/>
      </w:tblGrid>
      <w:tr w14:paraId="69574FD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2286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51D3E9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存在问题</w:t>
            </w:r>
          </w:p>
        </w:tc>
        <w:tc>
          <w:tcPr>
            <w:tcW w:w="2286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DB32A0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原因分析</w:t>
            </w:r>
          </w:p>
        </w:tc>
        <w:tc>
          <w:tcPr>
            <w:tcW w:w="2286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6D8086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改进方案</w:t>
            </w:r>
          </w:p>
        </w:tc>
        <w:tc>
          <w:tcPr>
            <w:tcW w:w="2286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E0450F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0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优先级</w:t>
            </w:r>
          </w:p>
        </w:tc>
      </w:tr>
      <w:tr w14:paraId="31CC5C4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86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FF6E48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t>对扫描件PDF的支持不足，pypdf无法抽取无文本层PDF。</w:t>
            </w:r>
          </w:p>
        </w:tc>
        <w:tc>
          <w:tcPr>
            <w:tcW w:w="2286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DF228A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t>pypdf无法抽取无文本层PDF，导致扫描件内容无法解析。</w:t>
            </w:r>
          </w:p>
        </w:tc>
        <w:tc>
          <w:tcPr>
            <w:tcW w:w="2286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B3A629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t>接入第三方OCR能力或升级视觉解析流程，以支持无文本层PDF。</w:t>
            </w:r>
          </w:p>
        </w:tc>
        <w:tc>
          <w:tcPr>
            <w:tcW w:w="2286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17D3D3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高/中/低</w:t>
            </w:r>
          </w:p>
        </w:tc>
      </w:tr>
      <w:tr w14:paraId="5CB9283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7FC9EC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t>对扫描件PDF的支持不足，pypdf无法抽取无文本层PDF。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B4A79A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t>pypdf技术限制，无法处理无文本层的扫描件PDF。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5FAA7E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t>接入第三方OCR能力或升级视觉解析流程，优先级为高。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268AA2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高/中/低</w:t>
            </w:r>
          </w:p>
        </w:tc>
      </w:tr>
      <w:tr w14:paraId="4DE37A5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86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601DB2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t>问题3：复杂合并单元格的表格索引偶发错位，影响解析准确性。</w:t>
            </w:r>
          </w:p>
        </w:tc>
        <w:tc>
          <w:tcPr>
            <w:tcW w:w="2286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892B4F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t>原因在于LLM对复杂HTML/Word结构的JSON映射能力有限，导致索引偏差。</w:t>
            </w:r>
          </w:p>
        </w:tc>
        <w:tc>
          <w:tcPr>
            <w:tcW w:w="2286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2FF314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rPr>
                <w:rFonts w:ascii="Times New Roman" w:hAnsi="Times New Roman" w:eastAsia="宋体"/>
                <w:b w:val="0"/>
                <w:color w:val="auto"/>
                <w:sz w:val="19"/>
              </w:rPr>
              <w:t>改进方案为优化表格上下文提取逻辑，优先推荐用户使用锚点模板，以提升稳定性。</w:t>
            </w:r>
          </w:p>
        </w:tc>
        <w:tc>
          <w:tcPr>
            <w:tcW w:w="2286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C2D069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19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高/中/低</w:t>
            </w:r>
          </w:p>
        </w:tc>
      </w:tr>
    </w:tbl>
    <w:p w14:paraId="02797F41">
      <w:pPr>
        <w:pStyle w:val="3"/>
        <w:jc w:val="center"/>
        <w:rPr>
          <w:color w:val="auto"/>
        </w:rPr>
      </w:pPr>
      <w:r>
        <w:rPr>
          <w:rFonts w:ascii="SimSun" w:hAnsi="SimSun" w:eastAsia="宋体"/>
          <w:sz w:val="30"/>
          <w:szCs w:val="30"/>
          <w:b/>
          <w:bCs/>
        </w:rPr>
        <w:t>第6章 总结与反思</w:t>
      </w:r>
      <w:bookmarkEnd w:id="25"/>
    </w:p>
    <w:p w14:paraId="09B90E92">
      <w:pPr>
        <w:pStyle w:val="4"/>
        <w:jc w:val="left"/>
        <w:rPr>
          <w:color w:val="auto"/>
        </w:rPr>
      </w:pPr>
      <w:bookmarkStart w:id="26" w:name="_Toc12011"/>
      <w:r>
        <w:rPr>
          <w:rFonts w:ascii="SimSun" w:hAnsi="SimSun" w:eastAsia="宋体"/>
          <w:sz w:val="28"/>
          <w:szCs w:val="28"/>
          <w:b/>
          <w:bCs/>
        </w:rPr>
        <w:t>6.1 核心收获</w:t>
      </w:r>
      <w:bookmarkEnd w:id="26"/>
    </w:p>
    <w:p w14:paraId="2EAEC3BC">
      <w:pPr>
        <w:spacing w:after="0" w:line="288" w:lineRule="auto" w:before="0"/>
        <w:ind w:firstLine="480"/>
        <w:rPr>
          <w:rFonts w:hint="eastAsia" w:ascii="宋体" w:hAnsi="宋体" w:cs="宋体"/>
          <w:color w:val="auto"/>
          <w:sz w:val="24"/>
          <w:szCs w:val="24"/>
        </w:rPr>
      </w:pPr>
      <w:r>
        <w:rPr>
          <w:rFonts w:ascii="SimSun" w:hAnsi="SimSun" w:eastAsia="宋体"/>
          <w:sz w:val="24"/>
          <w:szCs w:val="24"/>
        </w:rPr>
        <w:t>围绕智能体应用开发全过程进行总结：你如何理解角色设定、工作流、数据库、知识库、插件调用之间的关系？本项目中最关键的技术突破是什么？</w:t>
      </w:r>
    </w:p>
    <w:p w14:paraId="64AF6634">
      <w:pPr>
        <w:spacing w:after="0" w:line="288" w:lineRule="auto" w:before="0"/>
        <w:ind w:firstLine="480"/>
        <w:rPr>
          <w:color w:val="auto"/>
        </w:rPr>
      </w:pPr>
      <w:r>
        <w:rPr>
          <w:rFonts w:ascii="SimSun" w:hAnsi="SimSun" w:eastAsia="宋体"/>
          <w:sz w:val="24"/>
          <w:szCs w:val="24"/>
        </w:rPr>
        <w:t>（生成失败：Error code: 404 - {'error': {'message': 'The model `deepseek-chat` does not exist or you do not have access to it.', 'type': 'invalid_request_error', 'param': None, 'code': 'model_not_found'}, 'request_id': 'b789e023-1913-923b-8462-4dc0f4b05fe0'}）</w:t>
      </w:r>
    </w:p>
    <w:p w14:paraId="1E592322">
      <w:pPr>
        <w:pStyle w:val="4"/>
        <w:jc w:val="left"/>
        <w:rPr>
          <w:color w:val="auto"/>
        </w:rPr>
      </w:pPr>
      <w:bookmarkStart w:id="27" w:name="_Toc8022"/>
      <w:r>
        <w:rPr>
          <w:rFonts w:ascii="SimSun" w:hAnsi="SimSun" w:eastAsia="宋体"/>
          <w:sz w:val="28"/>
          <w:szCs w:val="28"/>
          <w:b/>
          <w:bCs/>
        </w:rPr>
        <w:t>6.2 最大挑战</w:t>
      </w:r>
      <w:bookmarkEnd w:id="27"/>
    </w:p>
    <w:p w14:paraId="2E115502">
      <w:pPr>
        <w:spacing w:after="0" w:line="288" w:lineRule="auto" w:before="0"/>
        <w:ind w:firstLine="480"/>
        <w:rPr>
          <w:rFonts w:hint="eastAsia" w:ascii="宋体" w:hAnsi="宋体" w:cs="宋体"/>
          <w:color w:val="auto"/>
          <w:sz w:val="24"/>
          <w:szCs w:val="24"/>
        </w:rPr>
      </w:pPr>
      <w:r>
        <w:rPr>
          <w:rFonts w:ascii="SimSun" w:hAnsi="SimSun" w:eastAsia="宋体"/>
          <w:sz w:val="24"/>
          <w:szCs w:val="24"/>
        </w:rPr>
        <w:t>说明开发过程中最难解决的问题，例如提示词不稳定、工作流变量传递错误、知识库检索不准、数据库字段设计不合理、插件参数配置失败等，并说明最终如何解决。</w:t>
      </w:r>
    </w:p>
    <w:p w14:paraId="29C03456">
      <w:pPr>
        <w:spacing w:after="0" w:line="288" w:lineRule="auto" w:before="0"/>
        <w:ind w:firstLine="480"/>
        <w:rPr>
          <w:color w:val="auto"/>
        </w:rPr>
      </w:pPr>
      <w:r>
        <w:rPr>
          <w:rFonts w:ascii="SimSun" w:hAnsi="SimSun" w:eastAsia="宋体"/>
          <w:sz w:val="24"/>
          <w:szCs w:val="24"/>
        </w:rPr>
        <w:t>（生成失败：Error code: 404 - {'error': {'message': 'The model `deepseek-chat` does not exist or you do not have access to it.', 'type': 'invalid_request_error', 'param': None, 'code': 'model_not_found'}, 'request_id': '025a9ed3-deb3-9c6e-b50c-b93ffa7693bb'}）</w:t>
      </w:r>
    </w:p>
    <w:p w14:paraId="5DF335EF">
      <w:pPr>
        <w:pStyle w:val="4"/>
        <w:jc w:val="left"/>
        <w:rPr>
          <w:color w:val="auto"/>
        </w:rPr>
      </w:pPr>
      <w:bookmarkStart w:id="28" w:name="_Toc3889"/>
      <w:r>
        <w:rPr>
          <w:rFonts w:ascii="SimSun" w:hAnsi="SimSun" w:eastAsia="宋体"/>
          <w:sz w:val="28"/>
          <w:szCs w:val="28"/>
          <w:b/>
          <w:bCs/>
        </w:rPr>
        <w:t>6.3 未来展望</w:t>
      </w:r>
      <w:bookmarkEnd w:id="28"/>
    </w:p>
    <w:p w14:paraId="08FC6ED5">
      <w:pPr>
        <w:spacing w:after="0" w:line="288" w:lineRule="auto" w:before="0"/>
        <w:ind w:firstLine="480"/>
        <w:rPr>
          <w:rFonts w:hint="eastAsia" w:ascii="宋体" w:hAnsi="宋体" w:cs="宋体"/>
          <w:color w:val="auto"/>
          <w:sz w:val="24"/>
          <w:szCs w:val="24"/>
        </w:rPr>
      </w:pPr>
      <w:r>
        <w:rPr>
          <w:rFonts w:ascii="SimSun" w:hAnsi="SimSun" w:eastAsia="宋体"/>
          <w:sz w:val="24"/>
          <w:szCs w:val="24"/>
        </w:rPr>
        <w:t>展望智能体应用在学习、办公、科研、企业服务、社会治理或专业领域中的应用前景，也可以说明如果继续开发，你会如何迭代产品。</w:t>
      </w:r>
    </w:p>
    <w:p w14:paraId="7BC2CF81">
      <w:pPr>
        <w:spacing w:after="0" w:line="288" w:lineRule="auto" w:before="0"/>
        <w:ind w:firstLine="480"/>
        <w:rPr>
          <w:color w:val="auto"/>
        </w:rPr>
      </w:pPr>
      <w:r>
        <w:rPr>
          <w:rFonts w:ascii="SimSun" w:hAnsi="SimSun" w:eastAsia="宋体"/>
          <w:sz w:val="24"/>
          <w:szCs w:val="24"/>
        </w:rPr>
        <w:t>（生成失败：Error code: 404 - {'error': {'message': 'The model `deepseek-chat` does not exist or you do not have access to it.', 'type': 'invalid_request_error', 'param': None, 'code': 'model_not_found'}, 'request_id': '6f43d289-371a-913b-9ca3-82322683690d'}）</w:t>
      </w:r>
    </w:p>
    <w:p w14:paraId="6055C9A7">
      <w:pPr>
        <w:spacing w:before="0" w:after="0"/>
        <w:ind w:firstLine="480"/>
        <w:rPr>
          <w:rFonts w:ascii="Times New Roman" w:hAnsi="Times New Roman" w:eastAsia="黑体"/>
          <w:color w:val="auto"/>
        </w:rPr>
      </w:pPr>
      <w:bookmarkStart w:id="29" w:name="_Toc23737"/>
      <w:r>
        <w:rPr>
          <w:rFonts w:ascii="SimSun" w:hAnsi="SimSun" w:eastAsia="宋体"/>
          <w:sz w:val="24"/>
          <w:szCs w:val="24"/>
        </w:rPr>
        <w:t>展望未来，智能体在办公与企业服务领域的应用前景极为广阔，其核心价值将从单一的效率工具向深度协同的智能伙伴演进。随着大模型技术的持续迭代，智能体将不再局限于简单的文本生成，而是深入融入学习、科研及社会治理等复杂场景，实现从辅助执行到自主决策的跨越。针对当前系统在长文档处理上的性能瓶颈，后续开发将重点引入批量并行生成机制。通过优化底层算力调度与任务分发算法，预计可将万字级专业报告的生成时间缩短百分之五十以上，显著突破传统串行处理的效率天花板，从而满足高频次、高并发的企业级办公需求。</w:t>
        <w:br w:type="page"/>
      </w:r>
    </w:p>
    <w:p>
      <w:pPr>
        <w:spacing w:before="0" w:after="0"/>
        <w:ind w:firstLine="480"/>
      </w:pPr>
      <w:r>
        <w:rPr>
          <w:rFonts w:ascii="SimSun" w:hAnsi="SimSun" w:eastAsia="宋体"/>
          <w:sz w:val="24"/>
          <w:szCs w:val="24"/>
        </w:rPr>
        <w:t>在合规性与安全性方面，系统计划构建自动合规裁决模块，这是提升企业服务可信度的关键举措。该模块将把复杂的法律法规、行业标准及企业内部规章沉淀为结构化知识库，利用检索增强生成技术，对输出内容进行实时语义比对。系统将建立红黄绿三色警示机制，对潜在的法律风险、数据泄露隐患或逻辑矛盾进行自动标记与拦截，确保每一份交付文档均符合严格的合规要求，大幅降低人工审核成本与法律风险。</w:t>
      </w:r>
    </w:p>
    <w:p>
      <w:pPr>
        <w:spacing w:before="0" w:after="0"/>
        <w:ind w:firstLine="480"/>
      </w:pPr>
      <w:r>
        <w:rPr>
          <w:rFonts w:ascii="SimSun" w:hAnsi="SimSun" w:eastAsia="宋体"/>
          <w:sz w:val="24"/>
          <w:szCs w:val="24"/>
        </w:rPr>
        <w:t>更为深远的迭代方向是构建多智能体协作生态。系统将模拟真实的人类专家团队，部署资料管理员、资深撰稿人、合规审核员等不同角色的智能体。资料管理员负责全网信息的精准抓取与清洗，撰稿人专注于逻辑构建与内容创作，审核员则进行多维度的质量把关。这种基于角色分工的协作模式，不仅解决了单一大模型在长上下文记忆与复杂逻辑推理上的局限，更通过内部博弈与反馈循环，提升了最终产出物的专业度与完整性。通过上述技术路径的持续演进，智能体将成为推动数字化转型的核心引擎，重塑未来办公与知识生产的范式。</w:t>
      </w:r>
    </w:p>
    <w:p w14:paraId="2E263551">
      <w:pPr>
        <w:pStyle w:val="3"/>
        <w:jc w:val="center"/>
        <w:rPr>
          <w:color w:val="auto"/>
        </w:rPr>
      </w:pPr>
      <w:r>
        <w:rPr>
          <w:rFonts w:ascii="SimSun" w:hAnsi="SimSun" w:eastAsia="宋体"/>
          <w:sz w:val="30"/>
          <w:szCs w:val="30"/>
          <w:b/>
          <w:bCs/>
        </w:rPr>
        <w:t>附录A 项目提交材料清单</w:t>
      </w:r>
      <w:bookmarkEnd w:id="29"/>
    </w:p>
    <w:p w14:paraId="38291DE6">
      <w:pPr>
        <w:spacing w:after="0" w:line="288" w:lineRule="auto" w:before="0"/>
        <w:ind w:firstLine="480"/>
        <w:rPr>
          <w:rFonts w:hint="eastAsia"/>
          <w:color w:val="auto"/>
        </w:rPr>
      </w:pPr>
      <w:r>
        <w:rPr>
          <w:rFonts w:ascii="SimSun" w:hAnsi="SimSun" w:eastAsia="宋体"/>
          <w:sz w:val="24"/>
          <w:szCs w:val="24"/>
        </w:rPr>
        <w:t>学生提交时应保证以下材料完整、可打开、可运行、可复核。</w:t>
      </w:r>
    </w:p>
    <w:tbl>
      <w:tblPr>
        <w:tblStyle w:val="36"/>
        <w:tblW w:w="5000" w:type="pct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4"/>
        <w:gridCol w:w="1998"/>
        <w:gridCol w:w="5303"/>
        <w:gridCol w:w="1321"/>
      </w:tblGrid>
      <w:tr w14:paraId="383A225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286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9F8B58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1"/>
                <w:szCs w:val="28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序号</w:t>
            </w:r>
          </w:p>
        </w:tc>
        <w:tc>
          <w:tcPr>
            <w:tcW w:w="2286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F3267A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1"/>
                <w:szCs w:val="28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材料名称</w:t>
            </w:r>
          </w:p>
        </w:tc>
        <w:tc>
          <w:tcPr>
            <w:tcW w:w="2286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A14ECA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1"/>
                <w:szCs w:val="28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提交要求</w:t>
            </w:r>
          </w:p>
        </w:tc>
        <w:tc>
          <w:tcPr>
            <w:tcW w:w="2286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A25E4B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color w:val="auto"/>
                <w:sz w:val="21"/>
                <w:szCs w:val="28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是否完成</w:t>
            </w:r>
          </w:p>
        </w:tc>
      </w:tr>
      <w:tr w14:paraId="09AE1DC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86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D854DB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1</w:t>
            </w:r>
          </w:p>
        </w:tc>
        <w:tc>
          <w:tcPr>
            <w:tcW w:w="2286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5C0673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Word课程报告</w:t>
            </w:r>
          </w:p>
        </w:tc>
        <w:tc>
          <w:tcPr>
            <w:tcW w:w="2286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9DDA5F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命名：智能体应用开发实践报告-学号-姓名.docx</w:t>
            </w:r>
          </w:p>
        </w:tc>
        <w:tc>
          <w:tcPr>
            <w:tcW w:w="2286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C86CB3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□</w:t>
            </w:r>
            <w:ins w:id="2" w:author="Joy" w:date="2026-05-13T21:15:01Z">
              <w:r>
                <w:rPr>
                  <w:rFonts w:hint="eastAsia"/>
                  <w:b w:val="0"/>
                  <w:color w:val="auto"/>
                  <w:sz w:val="21"/>
                  <w:szCs w:val="28"/>
                  <w:lang w:eastAsia="zh-CN"/>
                </w:rPr>
                <w:t>□</w:t>
              </w:r>
            </w:ins>
            <w:r>
              <w:rPr>
                <w:rFonts w:ascii="SimSun" w:hAnsi="SimSun" w:eastAsia="宋体"/>
                <w:sz w:val="24"/>
                <w:szCs w:val="24"/>
              </w:rPr>
              <w:t xml:space="preserve"> 是  □ 否</w:t>
            </w:r>
          </w:p>
        </w:tc>
      </w:tr>
      <w:tr w14:paraId="38DF63D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DC0591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2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F44F50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智能体应用入口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158BBB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链接/二维码可访问，必要时提供账号或说明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F2D834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□ 是  □ 否</w:t>
            </w:r>
          </w:p>
        </w:tc>
      </w:tr>
      <w:tr w14:paraId="42FE399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CE6791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3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340302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演示视频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0AE730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3—5分钟，展示完整业务闭环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F8D0B3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□ 是  □ 否</w:t>
            </w:r>
          </w:p>
        </w:tc>
      </w:tr>
      <w:tr w14:paraId="6A6B805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103108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4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00A963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角色设定截图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1E03A8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能看清系统提示词或关键配置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EAB3DD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□ 是  □ 否</w:t>
            </w:r>
          </w:p>
        </w:tc>
      </w:tr>
      <w:tr w14:paraId="672CC28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FCFC75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5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910959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工作流截图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C8C8CB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包含整体流程和关键节点配置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872AC5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□ 是  □ 否</w:t>
            </w:r>
          </w:p>
        </w:tc>
      </w:tr>
      <w:tr w14:paraId="6A00C3E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39CB8C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6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9081A5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数据库截图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6D4C5F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包含表结构和读写/查询结果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A6144E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□ 是  □ 否</w:t>
            </w:r>
          </w:p>
        </w:tc>
      </w:tr>
      <w:tr w14:paraId="449F397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BAD91B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7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653704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知识库截图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B2B5CD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包含文件列表、检索测试或回答引用结果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A89AB7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□ 是  □ 否</w:t>
            </w:r>
          </w:p>
        </w:tc>
      </w:tr>
      <w:tr w14:paraId="3D51776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86CD73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8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FF24C9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插件调用截图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9F6A34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包含插件配置、参数和调用成功结果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950538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□ 是  □ 否</w:t>
            </w:r>
          </w:p>
        </w:tc>
      </w:tr>
      <w:tr w14:paraId="17D4209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86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C72877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9</w:t>
            </w:r>
          </w:p>
        </w:tc>
        <w:tc>
          <w:tcPr>
            <w:tcW w:w="2286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CDE2EF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测试记录</w:t>
            </w:r>
          </w:p>
        </w:tc>
        <w:tc>
          <w:tcPr>
            <w:tcW w:w="2286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E0C545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至少3个典型用例，建议覆盖5类能力</w:t>
            </w:r>
          </w:p>
        </w:tc>
        <w:tc>
          <w:tcPr>
            <w:tcW w:w="2286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F3A492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color w:val="auto"/>
                <w:sz w:val="21"/>
                <w:szCs w:val="28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□ 是  □ 否</w:t>
            </w:r>
          </w:p>
        </w:tc>
      </w:tr>
    </w:tbl>
    <w:p w14:paraId="23FC20FB">
      <w:pPr>
        <w:pStyle w:val="3"/>
        <w:jc w:val="center"/>
        <w:rPr>
          <w:color w:val="auto"/>
        </w:rPr>
      </w:pPr>
      <w:bookmarkStart w:id="30" w:name="_Toc15241"/>
      <w:r>
        <w:rPr>
          <w:rFonts w:ascii="SimSun" w:hAnsi="SimSun" w:eastAsia="宋体"/>
          <w:sz w:val="30"/>
          <w:szCs w:val="30"/>
          <w:b/>
          <w:bCs/>
        </w:rPr>
        <w:t>附录B 课程报告评分标准</w:t>
      </w:r>
      <w:bookmarkEnd w:id="30"/>
    </w:p>
    <w:p w14:paraId="2A7B3523">
      <w:pPr>
        <w:spacing w:after="0" w:line="288" w:lineRule="auto" w:before="0"/>
        <w:ind w:firstLine="480"/>
        <w:rPr>
          <w:rFonts w:hint="eastAsia"/>
          <w:color w:val="auto"/>
        </w:rPr>
      </w:pPr>
      <w:r>
        <w:rPr>
          <w:rFonts w:ascii="SimSun" w:hAnsi="SimSun" w:eastAsia="宋体"/>
          <w:sz w:val="24"/>
          <w:szCs w:val="24"/>
        </w:rPr>
        <w:t>总分100分。教师可根据课程实际情况微调权重。</w:t>
      </w:r>
    </w:p>
    <w:tbl>
      <w:tblPr>
        <w:tblStyle w:val="36"/>
        <w:tblW w:w="5000" w:type="pct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6"/>
        <w:gridCol w:w="463"/>
        <w:gridCol w:w="6178"/>
        <w:gridCol w:w="979"/>
      </w:tblGrid>
      <w:tr w14:paraId="73807A1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286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A397A4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一级指标</w:t>
            </w:r>
          </w:p>
        </w:tc>
        <w:tc>
          <w:tcPr>
            <w:tcW w:w="2286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6DE5A6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分值</w:t>
            </w:r>
          </w:p>
        </w:tc>
        <w:tc>
          <w:tcPr>
            <w:tcW w:w="2286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DDD0B7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评价要点</w:t>
            </w:r>
          </w:p>
        </w:tc>
        <w:tc>
          <w:tcPr>
            <w:tcW w:w="2286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C79B00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lang w:eastAsia="zh-CN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得分</w:t>
            </w:r>
          </w:p>
        </w:tc>
      </w:tr>
      <w:tr w14:paraId="4162EEA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86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C2ADDD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选题与需求分析</w:t>
            </w:r>
          </w:p>
        </w:tc>
        <w:tc>
          <w:tcPr>
            <w:tcW w:w="2286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417779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10</w:t>
            </w:r>
          </w:p>
        </w:tc>
        <w:tc>
          <w:tcPr>
            <w:tcW w:w="2286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1408F2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场景真实、问题明确、用户和功能目标清晰。</w:t>
            </w:r>
          </w:p>
        </w:tc>
        <w:tc>
          <w:tcPr>
            <w:tcW w:w="2286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33BCC5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59B4002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2BA143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角色设定与提示词设计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F4C8B3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15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D1B077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身份、任务、规则、输出格式、边界约束完整，体现迭代。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F011B4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2E39274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960DCF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工作流设计与实现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2AD6ED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20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8C48A1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流程节点完整，变量传递清晰，能自动完成多步骤任务。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5D445A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338287F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7E2A2B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数据库设计与使用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E809A8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10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44115A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表结构合理，能完成数据新增、查询、更新或记录。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FF7356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7B328A2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88DC52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知识库建设与检索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0129AD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10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DAE7EC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资料来源明确，整理规范，检索结果能支撑回答。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103AE7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4A1D7A1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9F1297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插件调用与扩展能力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02F602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10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E75186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至少调用一种插件或外部工具，并能融入工作流。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D400D4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04B5DE3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CCB4D2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运行演示与测试效果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17C9D9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15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C4956B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应用可运行、可演示，测试用例覆盖核心能力，截图/录屏清晰。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39A20F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26C611C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8F5183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报告规范与反思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8E8B55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10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C8F6B2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结构完整、图表清晰、文字规范，有真实反思和改进方案。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FD123C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50C7C99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86" w:type="dxa"/>
            <w:gridSpan w:val="3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614AE2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t>总分</w:t>
            </w:r>
          </w:p>
        </w:tc>
        <w:tc>
          <w:tcPr>
            <w:tcW w:w="2286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0ADA7D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SimSun" w:hAnsi="SimSun" w:eastAsia="宋体"/>
                <w:sz w:val="24"/>
                <w:szCs w:val="24"/>
              </w:rPr>
              <w:fldChar w:fldCharType="begin"/>
            </w:r>
            <w:r>
              <w:rPr>
                <w:rFonts w:ascii="SimSun" w:hAnsi="SimSun" w:eastAsia="宋体"/>
                <w:sz w:val="24"/>
                <w:szCs w:val="24"/>
              </w:rPr>
              <w:instrText xml:space="preserve"> =SUM(D2:D8) \* MERGEFORMAT </w:instrText>
            </w:r>
            <w:r>
              <w:rPr>
                <w:rFonts w:ascii="SimSun" w:hAnsi="SimSun" w:eastAsia="宋体"/>
                <w:sz w:val="24"/>
                <w:szCs w:val="24"/>
              </w:rPr>
              <w:fldChar w:fldCharType="separate"/>
            </w:r>
            <w:r>
              <w:rPr>
                <w:rFonts w:ascii="SimSun" w:hAnsi="SimSun" w:eastAsia="宋体"/>
                <w:sz w:val="24"/>
                <w:szCs w:val="24"/>
              </w:rPr>
              <w:t>0</w:t>
            </w:r>
            <w:r>
              <w:rPr>
                <w:rFonts w:ascii="SimSun" w:hAnsi="SimSun" w:eastAsia="宋体"/>
                <w:sz w:val="24"/>
                <w:szCs w:val="24"/>
              </w:rPr>
              <w:fldChar w:fldCharType="end"/>
            </w:r>
          </w:p>
        </w:tc>
      </w:tr>
    </w:tbl>
    <w:sectPr>
      <w:headerReference r:id="rId18" w:type="first"/>
      <w:footerReference r:id="rId20" w:type="first"/>
      <w:headerReference r:id="rId17" w:type="default"/>
      <w:footerReference r:id="rId19" w:type="default"/>
      <w:pgSz w:w="12240" w:h="15840"/>
      <w:pgMar w:top="1247" w:right="1417" w:bottom="1134" w:left="1417" w:header="720" w:footer="720" w:gutter="0"/>
      <w:pgNumType w:fmt="decimal" w:start="1"/>
      <w:cols w:space="720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Joy" w:date="2026-05-13T21:06:43Z" w:initials="">
    <w:p w14:paraId="2C458DAF">
      <w:pPr>
        <w:pStyle w:val="1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完成作品后更新目录</w:t>
      </w:r>
    </w:p>
  </w:comment>
  <w:comment w:id="1" w:author="Joy" w:date="2026-05-13T21:18:22Z" w:initials="">
    <w:p w14:paraId="3848FE0C">
      <w:pPr>
        <w:pStyle w:val="17"/>
        <w:rPr>
          <w:rFonts w:hint="default" w:eastAsia="宋体"/>
          <w:lang w:val="en-US" w:eastAsia="zh-CN"/>
        </w:rPr>
      </w:pPr>
      <w:r>
        <w:rPr>
          <w:rFonts w:hint="eastAsia"/>
        </w:rPr>
        <w:t>正文不少于20页，宋体小四，1.5倍行间距</w:t>
      </w:r>
      <w:r>
        <w:rPr>
          <w:rFonts w:hint="eastAsia"/>
          <w:lang w:val="en-US" w:eastAsia="zh-CN"/>
        </w:rPr>
        <w:t>,标题样式已经在正文设置了，不用再修改。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2C458DAF" w15:done="0"/>
  <w15:commentEx w15:paraId="3848FE0C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宋体-18030">
    <w:altName w:val="微软雅黑"/>
    <w:panose1 w:val="00000000000000000000"/>
    <w:charset w:val="86"/>
    <w:family w:val="modern"/>
    <w:pitch w:val="default"/>
    <w:sig w:usb0="00000000" w:usb1="00000000" w:usb2="0000001E" w:usb3="00000000" w:csb0="003C004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DF01C8">
    <w:pPr>
      <w:pStyle w:val="25"/>
      <w:jc w:val="center"/>
    </w:pPr>
    <w:r>
      <w:rPr>
        <w:rFonts w:ascii="Times New Roman" w:hAnsi="Times New Roman" w:eastAsia="宋体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end"/>
    </w:r>
    <w:r>
      <w:rPr>
        <w:rFonts w:ascii="Times New Roman" w:hAnsi="Times New Roman" w:eastAsia="宋体"/>
        <w:sz w:val="18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4810BE">
    <w:pPr>
      <w:pStyle w:val="2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83248E">
    <w:pPr>
      <w:pStyle w:val="25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C087C2">
    <w:pPr>
      <w:pStyle w:val="25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FF44A3">
    <w:pPr>
      <w:pStyle w:val="25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AAB4A3">
    <w:pPr>
      <w:pStyle w:val="25"/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B00B71">
    <w:pPr>
      <w:pStyle w:val="25"/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DF01C8">
    <w:pPr>
      <w:pStyle w:val="25"/>
      <w:jc w:val="center"/>
    </w:pPr>
    <w:r>
      <w:rPr>
        <w:rFonts w:ascii="Times New Roman" w:hAnsi="Times New Roman" w:eastAsia="宋体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end"/>
    </w:r>
    <w:r>
      <w:rPr>
        <w:rFonts w:ascii="Times New Roman" w:hAnsi="Times New Roman" w:eastAsia="宋体"/>
        <w:sz w:val="18"/>
      </w:rPr>
      <w:t xml:space="preserve"> 页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483E17">
    <w:pPr>
      <w:pStyle w:val="25"/>
      <w:rPr>
        <w:rFonts w:hint="default"/>
        <w:lang w:val="en-US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A22E36A">
                          <w:pPr>
                            <w:pStyle w:val="25"/>
                            <w:rPr>
                              <w:rFonts w:hint="eastAsia" w:eastAsia="宋体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第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+OrREyAgAAY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f46tET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A22E36A">
                    <w:pPr>
                      <w:pStyle w:val="25"/>
                      <w:rPr>
                        <w:rFonts w:hint="eastAsia" w:eastAsia="宋体"/>
                        <w:lang w:val="en-US" w:eastAsia="zh-CN"/>
                      </w:rPr>
                    </w:pPr>
                    <w:r>
                      <w:rPr>
                        <w:rFonts w:hint="eastAsia"/>
                        <w:lang w:val="en-US" w:eastAsia="zh-CN"/>
                      </w:rPr>
                      <w:t>第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rFonts w:hint="eastAsia"/>
                        <w:lang w:val="en-US" w:eastAsia="zh-CN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02B0CB">
    <w:pPr>
      <w:pStyle w:val="26"/>
      <w:pBdr>
        <w:bottom w:val="single" w:color="auto" w:sz="4" w:space="0"/>
      </w:pBdr>
      <w:jc w:val="center"/>
      <w:rPr>
        <w:rFonts w:hint="default" w:eastAsia="宋体"/>
        <w:sz w:val="21"/>
        <w:szCs w:val="21"/>
        <w:lang w:val="en-US" w:eastAsia="zh-CN"/>
      </w:rPr>
    </w:pPr>
    <w:ins w:id="0" w:author="Joy" w:date="2026-05-13T21:12:42Z">
      <w:r>
        <w:rPr>
          <w:rFonts w:hint="eastAsia"/>
          <w:color w:val="646464"/>
          <w:sz w:val="21"/>
          <w:szCs w:val="21"/>
          <w:lang w:val="en-US" w:eastAsia="zh-CN"/>
        </w:rPr>
        <w:t>作品</w:t>
      </w:r>
    </w:ins>
    <w:ins w:id="1" w:author="Joy" w:date="2026-05-13T21:12:44Z">
      <w:r>
        <w:rPr>
          <w:rFonts w:hint="eastAsia"/>
          <w:color w:val="646464"/>
          <w:sz w:val="21"/>
          <w:szCs w:val="21"/>
          <w:lang w:val="en-US" w:eastAsia="zh-CN"/>
        </w:rPr>
        <w:t>名称</w:t>
      </w:r>
    </w:ins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4024B6">
    <w:pPr>
      <w:pStyle w:val="26"/>
      <w:pBdr>
        <w:bottom w:val="none" w:color="auto" w:sz="0" w:space="0"/>
      </w:pBdr>
      <w:jc w:val="cent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F2FE09">
    <w:pPr>
      <w:pStyle w:val="26"/>
      <w:pBdr>
        <w:bottom w:val="none" w:color="auto" w:sz="0" w:space="0"/>
      </w:pBdr>
      <w:jc w:val="center"/>
      <w:rPr>
        <w:rFonts w:hint="default" w:eastAsia="宋体"/>
        <w:sz w:val="21"/>
        <w:szCs w:val="21"/>
        <w:lang w:val="en-US" w:eastAsia="zh-CN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02B0CB">
    <w:pPr>
      <w:pStyle w:val="26"/>
      <w:pBdr>
        <w:bottom w:val="single" w:color="auto" w:sz="4" w:space="0"/>
      </w:pBdr>
      <w:jc w:val="center"/>
      <w:rPr>
        <w:rFonts w:hint="default" w:eastAsia="宋体"/>
        <w:sz w:val="21"/>
        <w:szCs w:val="21"/>
        <w:lang w:val="en-US" w:eastAsia="zh-CN"/>
      </w:rPr>
    </w:pPr>
    <w:ins w:id="0" w:author="Joy" w:date="2026-05-13T21:12:42Z">
      <w:r>
        <w:rPr>
          <w:rFonts w:hint="eastAsia"/>
          <w:color w:val="646464"/>
          <w:sz w:val="21"/>
          <w:szCs w:val="21"/>
          <w:lang w:val="en-US" w:eastAsia="zh-CN"/>
        </w:rPr>
        <w:t>作品</w:t>
      </w:r>
    </w:ins>
    <w:ins w:id="1" w:author="Joy" w:date="2026-05-13T21:12:44Z">
      <w:r>
        <w:rPr>
          <w:rFonts w:hint="eastAsia"/>
          <w:color w:val="646464"/>
          <w:sz w:val="21"/>
          <w:szCs w:val="21"/>
          <w:lang w:val="en-US" w:eastAsia="zh-CN"/>
        </w:rPr>
        <w:t>名称</w:t>
      </w:r>
    </w:ins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50B64F">
    <w:pPr>
      <w:pStyle w:val="26"/>
      <w:pBdr>
        <w:bottom w:val="single" w:color="auto" w:sz="4" w:space="0"/>
      </w:pBdr>
      <w:jc w:val="center"/>
      <w:rPr>
        <w:u w:val="none"/>
      </w:rPr>
    </w:pPr>
    <w:r>
      <w:rPr>
        <w:rFonts w:hint="eastAsia"/>
        <w:color w:val="646464"/>
        <w:sz w:val="21"/>
        <w:szCs w:val="21"/>
        <w:u w:val="none"/>
        <w:lang w:val="en-US" w:eastAsia="zh-CN"/>
      </w:rPr>
      <w:t>作品名称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Joy">
    <w15:presenceInfo w15:providerId="WPS Office" w15:userId="316946218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6B1A9F"/>
    <w:rsid w:val="09CD0A4B"/>
    <w:rsid w:val="117C420B"/>
    <w:rsid w:val="14361260"/>
    <w:rsid w:val="17B81216"/>
    <w:rsid w:val="2BCD145C"/>
    <w:rsid w:val="3D8D43BC"/>
    <w:rsid w:val="585A2638"/>
    <w:rsid w:val="694446A1"/>
    <w:rsid w:val="72967559"/>
    <w:rsid w:val="7B091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88" w:lineRule="auto"/>
    </w:pPr>
    <w:rPr>
      <w:rFonts w:ascii="Times New Roman" w:hAnsi="Times New Roman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240" w:after="160" w:line="288" w:lineRule="auto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160" w:after="120" w:line="288" w:lineRule="auto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160" w:after="120" w:line="288" w:lineRule="auto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semiHidden/>
    <w:unhideWhenUsed/>
    <w:qFormat/>
    <w:uiPriority w:val="1"/>
  </w:style>
  <w:style w:type="table" w:default="1" w:styleId="3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annotation text"/>
    <w:basedOn w:val="1"/>
    <w:semiHidden/>
    <w:unhideWhenUsed/>
    <w:uiPriority w:val="99"/>
    <w:pPr>
      <w:jc w:val="left"/>
    </w:pPr>
  </w:style>
  <w:style w:type="paragraph" w:styleId="18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link w:val="147"/>
    <w:unhideWhenUsed/>
    <w:qFormat/>
    <w:uiPriority w:val="99"/>
    <w:pPr>
      <w:spacing w:after="120"/>
    </w:pPr>
  </w:style>
  <w:style w:type="paragraph" w:styleId="21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5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unhideWhenUsed/>
    <w:qFormat/>
    <w:uiPriority w:val="39"/>
  </w:style>
  <w:style w:type="paragraph" w:styleId="28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31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3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customStyle="1" w:styleId="138">
    <w:name w:val="Header Char"/>
    <w:basedOn w:val="135"/>
    <w:link w:val="26"/>
    <w:qFormat/>
    <w:uiPriority w:val="99"/>
  </w:style>
  <w:style w:type="character" w:customStyle="1" w:styleId="139">
    <w:name w:val="Footer Char"/>
    <w:basedOn w:val="135"/>
    <w:link w:val="25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5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5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5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5"/>
    <w:link w:val="34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5"/>
    <w:link w:val="28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5"/>
    <w:link w:val="20"/>
    <w:qFormat/>
    <w:uiPriority w:val="99"/>
  </w:style>
  <w:style w:type="character" w:customStyle="1" w:styleId="148">
    <w:name w:val="Body Text 2 Char"/>
    <w:basedOn w:val="135"/>
    <w:link w:val="31"/>
    <w:qFormat/>
    <w:uiPriority w:val="99"/>
  </w:style>
  <w:style w:type="character" w:customStyle="1" w:styleId="149">
    <w:name w:val="Body Text 3 Char"/>
    <w:basedOn w:val="135"/>
    <w:link w:val="18"/>
    <w:qFormat/>
    <w:uiPriority w:val="99"/>
    <w:rPr>
      <w:sz w:val="16"/>
      <w:szCs w:val="16"/>
    </w:rPr>
  </w:style>
  <w:style w:type="character" w:customStyle="1" w:styleId="150">
    <w:name w:val="Macro Text Char"/>
    <w:basedOn w:val="135"/>
    <w:link w:val="2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5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5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5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5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5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5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5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5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5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7">
    <w:name w:val="CoverTitle"/>
    <w:qFormat/>
    <w:uiPriority w:val="0"/>
    <w:pPr>
      <w:spacing w:after="240" w:line="276" w:lineRule="auto"/>
      <w:jc w:val="center"/>
    </w:pPr>
    <w:rPr>
      <w:rFonts w:ascii="黑体" w:hAnsi="黑体" w:eastAsia="黑体" w:cstheme="minorBidi"/>
      <w:b/>
      <w:sz w:val="44"/>
      <w:szCs w:val="22"/>
      <w:lang w:val="en-US" w:eastAsia="en-US" w:bidi="ar-SA"/>
    </w:rPr>
  </w:style>
  <w:style w:type="paragraph" w:customStyle="1" w:styleId="168">
    <w:name w:val="SmallNote"/>
    <w:qFormat/>
    <w:uiPriority w:val="0"/>
    <w:pPr>
      <w:spacing w:after="200" w:line="264" w:lineRule="auto"/>
    </w:pPr>
    <w:rPr>
      <w:rFonts w:ascii="宋体" w:hAnsi="宋体" w:eastAsia="宋体" w:cstheme="minorBidi"/>
      <w:sz w:val="18"/>
      <w:szCs w:val="22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1.xml"/><Relationship Id="rId8" Type="http://schemas.openxmlformats.org/officeDocument/2006/relationships/header" Target="header2.xml"/><Relationship Id="rId7" Type="http://schemas.openxmlformats.org/officeDocument/2006/relationships/header" Target="header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7" Type="http://schemas.microsoft.com/office/2011/relationships/people" Target="people.xml"/><Relationship Id="rId26" Type="http://schemas.openxmlformats.org/officeDocument/2006/relationships/fontTable" Target="fontTable.xml"/><Relationship Id="rId25" Type="http://schemas.openxmlformats.org/officeDocument/2006/relationships/customXml" Target="../customXml/item2.xml"/><Relationship Id="rId24" Type="http://schemas.openxmlformats.org/officeDocument/2006/relationships/numbering" Target="numbering.xml"/><Relationship Id="rId23" Type="http://schemas.openxmlformats.org/officeDocument/2006/relationships/customXml" Target="../customXml/item1.xml"/><Relationship Id="rId22" Type="http://schemas.openxmlformats.org/officeDocument/2006/relationships/image" Target="media/image1.png"/><Relationship Id="rId21" Type="http://schemas.openxmlformats.org/officeDocument/2006/relationships/theme" Target="theme/theme1.xml"/><Relationship Id="rId20" Type="http://schemas.openxmlformats.org/officeDocument/2006/relationships/footer" Target="footer9.xml"/><Relationship Id="rId2" Type="http://schemas.openxmlformats.org/officeDocument/2006/relationships/settings" Target="settings.xml"/><Relationship Id="rId19" Type="http://schemas.openxmlformats.org/officeDocument/2006/relationships/footer" Target="footer8.xml"/><Relationship Id="rId18" Type="http://schemas.openxmlformats.org/officeDocument/2006/relationships/header" Target="header5.xml"/><Relationship Id="rId17" Type="http://schemas.openxmlformats.org/officeDocument/2006/relationships/header" Target="header4.xml"/><Relationship Id="rId16" Type="http://schemas.openxmlformats.org/officeDocument/2006/relationships/footer" Target="footer7.xml"/><Relationship Id="rId15" Type="http://schemas.openxmlformats.org/officeDocument/2006/relationships/footer" Target="footer6.xml"/><Relationship Id="rId14" Type="http://schemas.openxmlformats.org/officeDocument/2006/relationships/footer" Target="footer5.xml"/><Relationship Id="rId13" Type="http://schemas.openxmlformats.org/officeDocument/2006/relationships/footer" Target="footer4.xml"/><Relationship Id="rId12" Type="http://schemas.openxmlformats.org/officeDocument/2006/relationships/header" Target="header3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1121</Words>
  <Characters>1374</Characters>
  <Lines>0</Lines>
  <Paragraphs>0</Paragraphs>
  <TotalTime>8</TotalTime>
  <ScaleCrop>false</ScaleCrop>
  <LinksUpToDate>false</LinksUpToDate>
  <CharactersWithSpaces>1558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FLC_辉煌</cp:lastModifiedBy>
  <dcterms:modified xsi:type="dcterms:W3CDTF">2026-05-15T17:12:44Z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eyJoZGlkIjoiNGE5MDExMjFlMjEyNzUwM2QwOTRhMjRiNDJkZDdkMjQiLCJ1c2VySWQiOiI1NTAzODAyODkifQ==</vt:lpwstr>
  </property>
  <property fmtid="{D5CDD505-2E9C-101B-9397-08002B2CF9AE}" pid="3" name="KSOProductBuildVer">
    <vt:lpwstr>2052-12.1.0.23125</vt:lpwstr>
  </property>
  <property fmtid="{D5CDD505-2E9C-101B-9397-08002B2CF9AE}" pid="4" name="ICV">
    <vt:lpwstr>6A9071277C1247F5863002BE2CABC533_13</vt:lpwstr>
  </property>
</Properties>
</file>