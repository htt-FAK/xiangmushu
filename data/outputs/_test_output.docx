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212F5">
      <w:pPr>
        <w:rPr>
          <w:color w:val="auto"/>
        </w:rPr>
      </w:pPr>
      <w:bookmarkStart w:id="31" w:name="_GoBack"/>
      <w:bookmarkEnd w:id="31"/>
    </w:p>
    <w:p w14:paraId="2B11A549">
      <w:pPr>
        <w:rPr>
          <w:color w:val="auto"/>
        </w:rPr>
      </w:pPr>
    </w:p>
    <w:p w14:paraId="6F2C11F2">
      <w:pPr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测试文字</w:t>
        <w:drawing>
          <wp:inline distT="0" distB="0" distL="0" distR="0">
            <wp:extent cx="4667250" cy="781050"/>
            <wp:effectExtent l="0" t="0" r="0" b="0"/>
            <wp:docPr id="1" name="图片 1" descr="广东理工学院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理工学院logo-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8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1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18FA998">
      <w:pPr>
        <w:pStyle w:val="167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  <w:sz w:val="52"/>
        </w:rPr>
        <w:t>《智能体应用开发实践》</w:t>
      </w:r>
      <w:r>
        <w:rPr>
          <w:rFonts w:ascii="Times New Roman" w:hAnsi="Times New Roman" w:eastAsia="黑体"/>
          <w:color w:val="auto"/>
          <w:sz w:val="52"/>
        </w:rPr>
        <w:br w:type="textWrapping"/>
      </w:r>
      <w:r>
        <w:rPr>
          <w:rFonts w:hint="eastAsia" w:ascii="Times New Roman" w:hAnsi="Times New Roman" w:eastAsia="黑体"/>
          <w:color w:val="auto"/>
          <w:sz w:val="52"/>
        </w:rPr>
        <w:t>结课报告</w:t>
      </w:r>
    </w:p>
    <w:p w14:paraId="21FE415B">
      <w:pPr>
        <w:rPr>
          <w:color w:val="auto"/>
        </w:rPr>
      </w:pPr>
    </w:p>
    <w:p w14:paraId="1FFA1476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406A8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735D5C9F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5669" w:type="dxa"/>
            <w:tcBorders>
              <w:top w:val="nil"/>
              <w:bottom w:val="single" w:color="auto" w:sz="4" w:space="0"/>
            </w:tcBorders>
            <w:vAlign w:val="bottom"/>
          </w:tcPr>
          <w:p w14:paraId="3601C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217B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6F83A6B0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应用平台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DD84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扣子 / 通义 / 智谱 / Dify / 自建平台等</w:t>
            </w:r>
          </w:p>
        </w:tc>
      </w:tr>
      <w:tr w14:paraId="7F1D4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48099F15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学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院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90B7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信息技术学院</w:t>
            </w:r>
          </w:p>
        </w:tc>
      </w:tr>
      <w:tr w14:paraId="1C6EF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61476D9D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专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业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72FB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人工智能与大模型技术应用微专业</w:t>
            </w:r>
          </w:p>
        </w:tc>
      </w:tr>
      <w:tr w14:paraId="4CD6A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3B5109B8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班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级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BB6D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微专业01班</w:t>
            </w:r>
          </w:p>
        </w:tc>
      </w:tr>
      <w:tr w14:paraId="3C50F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01C0CB86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学 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号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142D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184AF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5AC2AC99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姓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名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82D1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2AACE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14F5AC9F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总    </w:t>
            </w:r>
            <w:r>
              <w:rPr>
                <w:rFonts w:hint="eastAsia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分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E064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6244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68" w:type="dxa"/>
            <w:vAlign w:val="bottom"/>
          </w:tcPr>
          <w:p w14:paraId="29B116DC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  <w:t>任课教师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C16C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560" w:firstLineChars="20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</w:tbl>
    <w:p w14:paraId="4C392749">
      <w:pPr>
        <w:rPr>
          <w:color w:val="auto"/>
        </w:rPr>
      </w:pPr>
    </w:p>
    <w:tbl>
      <w:tblPr>
        <w:tblStyle w:val="35"/>
        <w:tblW w:w="49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113"/>
        <w:gridCol w:w="549"/>
        <w:gridCol w:w="1011"/>
        <w:gridCol w:w="567"/>
        <w:gridCol w:w="850"/>
      </w:tblGrid>
      <w:tr w14:paraId="1EAD8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" w:hRule="atLeast"/>
          <w:jc w:val="center"/>
        </w:trPr>
        <w:tc>
          <w:tcPr>
            <w:tcW w:w="828" w:type="dxa"/>
            <w:tcBorders>
              <w:left w:val="nil"/>
              <w:bottom w:val="single" w:color="auto" w:sz="4" w:space="0"/>
            </w:tcBorders>
            <w:vAlign w:val="bottom"/>
          </w:tcPr>
          <w:p w14:paraId="6B8F050C">
            <w:pPr>
              <w:ind w:right="-105" w:rightChars="-50" w:firstLine="0" w:firstLineChars="0"/>
              <w:rPr>
                <w:rFonts w:hint="eastAsia" w:ascii="Times New Roman" w:hAnsi="Times New Roman" w:eastAsia="宋体-18030" w:cs="Times New Roman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202</w:t>
            </w:r>
            <w:r>
              <w:rPr>
                <w:rFonts w:hint="eastAsia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113" w:type="dxa"/>
            <w:vAlign w:val="bottom"/>
          </w:tcPr>
          <w:p w14:paraId="1E58BC6C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年</w:t>
            </w:r>
          </w:p>
        </w:tc>
        <w:tc>
          <w:tcPr>
            <w:tcW w:w="549" w:type="dxa"/>
            <w:tcBorders>
              <w:bottom w:val="single" w:color="auto" w:sz="4" w:space="0"/>
            </w:tcBorders>
            <w:vAlign w:val="bottom"/>
          </w:tcPr>
          <w:p w14:paraId="160DCC82">
            <w:pPr>
              <w:ind w:right="-105" w:rightChars="-50" w:firstLine="0" w:firstLineChars="0"/>
              <w:rPr>
                <w:rFonts w:hint="default" w:ascii="Times New Roman" w:hAnsi="Times New Roman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11" w:type="dxa"/>
            <w:vAlign w:val="bottom"/>
          </w:tcPr>
          <w:p w14:paraId="31F0E7BF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月</w:t>
            </w:r>
          </w:p>
        </w:tc>
        <w:tc>
          <w:tcPr>
            <w:tcW w:w="567" w:type="dxa"/>
            <w:tcBorders>
              <w:bottom w:val="single" w:color="auto" w:sz="4" w:space="0"/>
            </w:tcBorders>
            <w:vAlign w:val="bottom"/>
          </w:tcPr>
          <w:p w14:paraId="6A18D88D">
            <w:pPr>
              <w:tabs>
                <w:tab w:val="center" w:pos="176"/>
              </w:tabs>
              <w:ind w:right="-105" w:rightChars="-50" w:firstLine="0" w:firstLineChars="0"/>
              <w:jc w:val="center"/>
              <w:rPr>
                <w:rFonts w:hint="default" w:ascii="Times New Roman" w:hAnsi="Times New Roman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850" w:type="dxa"/>
            <w:vAlign w:val="bottom"/>
          </w:tcPr>
          <w:p w14:paraId="5ECE1D8B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  <w:t>日</w:t>
            </w:r>
          </w:p>
        </w:tc>
      </w:tr>
    </w:tbl>
    <w:p w14:paraId="40D0E0E9">
      <w:pPr>
        <w:rPr>
          <w:color w:val="auto"/>
        </w:rPr>
      </w:pPr>
    </w:p>
    <w:p w14:paraId="249F1FED">
      <w:pPr>
        <w:rPr>
          <w:color w:val="auto"/>
        </w:rPr>
        <w:sectPr>
          <w:headerReference r:id="rId8" w:type="first"/>
          <w:headerReference r:id="rId7" w:type="default"/>
          <w:footerReference r:id="rId9" w:type="default"/>
          <w:pgSz w:w="12240" w:h="15840"/>
          <w:pgMar w:top="1247" w:right="1417" w:bottom="1134" w:left="1417" w:header="720" w:footer="720" w:gutter="0"/>
          <w:cols w:space="720" w:num="1"/>
          <w:titlePg/>
          <w:docGrid w:linePitch="360" w:charSpace="0"/>
        </w:sectPr>
      </w:pPr>
    </w:p>
    <w:p w14:paraId="48EBAC99">
      <w:pPr>
        <w:rPr>
          <w:color w:val="auto"/>
        </w:rPr>
      </w:pPr>
    </w:p>
    <w:p w14:paraId="7EE698DB">
      <w:pPr>
        <w:pStyle w:val="3"/>
        <w:jc w:val="center"/>
        <w:rPr>
          <w:color w:val="auto"/>
        </w:rPr>
      </w:pPr>
      <w:bookmarkStart w:id="0" w:name="_Toc3173"/>
      <w:r>
        <w:rPr>
          <w:rFonts w:ascii="Times New Roman" w:hAnsi="Times New Roman" w:eastAsia="黑体"/>
          <w:color w:val="auto"/>
        </w:rPr>
        <w:t>摘  要</w:t>
      </w:r>
      <w:bookmarkEnd w:id="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9ACB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EEF3F8"/>
          </w:tcPr>
          <w:p w14:paraId="0DCF9E33">
            <w:pPr>
              <w:spacing w:after="8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撰写要求</w:t>
            </w:r>
          </w:p>
          <w:p w14:paraId="37268C3D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用300—500字概述智能体应用项目：面向什么真实场景、解决什么问题、目标用户是谁。</w:t>
            </w:r>
          </w:p>
          <w:p w14:paraId="3E324577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说明综合使用的核心能力：角色设定、工作流、数据库、知识库、插件调用、测试与演示方式。</w:t>
            </w:r>
          </w:p>
          <w:p w14:paraId="0A2E065E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概括最终成果：可运行入口、主要功能、典型演示效果、创新点与不足。</w:t>
            </w:r>
          </w:p>
          <w:p w14:paraId="5C6F9F9E">
            <w:pPr>
              <w:spacing w:after="40"/>
              <w:ind w:left="17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• 摘要中避免只写“我学会了什么”，应突出“项目做成了什么、如何做成、效果如何”。</w:t>
            </w:r>
          </w:p>
        </w:tc>
      </w:tr>
    </w:tbl>
    <w:p w14:paraId="4D64565F">
      <w:pPr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1B9E98D5">
      <w:pPr>
        <w:spacing w:after="120" w:line="288" w:lineRule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【请在此填写摘要正文】</w:t>
      </w:r>
    </w:p>
    <w:p w14:paraId="390970CB">
      <w:pPr>
        <w:spacing w:after="120" w:line="288" w:lineRule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关键词：智能体应用；角色设定；工作流；知识库；数据库；插件调用；大模型应用开发</w:t>
      </w:r>
    </w:p>
    <w:p w14:paraId="29C3D607">
      <w:pPr>
        <w:pStyle w:val="3"/>
        <w:jc w:val="center"/>
        <w:rPr>
          <w:rFonts w:ascii="Times New Roman" w:hAnsi="Times New Roman" w:eastAsia="黑体"/>
          <w:color w:val="auto"/>
        </w:rPr>
        <w:sectPr>
          <w:footerReference r:id="rId11" w:type="first"/>
          <w:footerReference r:id="rId10" w:type="default"/>
          <w:pgSz w:w="12240" w:h="15840"/>
          <w:pgMar w:top="1247" w:right="1417" w:bottom="1134" w:left="1417" w:header="720" w:footer="720" w:gutter="0"/>
          <w:cols w:space="720" w:num="1"/>
          <w:titlePg/>
          <w:docGrid w:linePitch="360" w:charSpace="0"/>
        </w:sectPr>
      </w:pPr>
      <w:bookmarkStart w:id="1" w:name="_Toc27769"/>
    </w:p>
    <w:p w14:paraId="4C6307EC">
      <w:pPr>
        <w:pStyle w:val="3"/>
        <w:jc w:val="center"/>
        <w:rPr>
          <w:color w:val="auto"/>
        </w:rPr>
      </w:pPr>
      <w:commentRangeStart w:id="0"/>
      <w:r>
        <w:rPr>
          <w:rFonts w:ascii="Times New Roman" w:hAnsi="Times New Roman" w:eastAsia="黑体"/>
          <w:color w:val="auto"/>
        </w:rPr>
        <w:t>目  录</w:t>
      </w:r>
      <w:commentRangeEnd w:id="0"/>
      <w:r>
        <w:rPr>
          <w:color w:val="auto"/>
        </w:rPr>
        <w:commentReference w:id="0"/>
      </w:r>
      <w:bookmarkEnd w:id="1"/>
    </w:p>
    <w:sdt>
      <w:sdtPr>
        <w:rPr>
          <w:rFonts w:ascii="宋体" w:hAnsi="宋体" w:eastAsia="宋体" w:cstheme="minorBidi"/>
          <w:color w:val="auto"/>
          <w:sz w:val="21"/>
          <w:szCs w:val="22"/>
          <w:lang w:val="en-US" w:eastAsia="en-US" w:bidi="ar-SA"/>
        </w:rPr>
        <w:id w:val="14746739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color w:val="auto"/>
          <w:sz w:val="21"/>
          <w:szCs w:val="22"/>
          <w:lang w:val="en-US" w:eastAsia="en-US" w:bidi="ar-SA"/>
        </w:rPr>
      </w:sdtEndPr>
      <w:sdtContent>
        <w:p w14:paraId="5B01343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auto"/>
            </w:rPr>
          </w:pPr>
        </w:p>
        <w:p w14:paraId="7A15FFA9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ascii="Times New Roman" w:hAnsi="Times New Roman" w:eastAsia="宋体"/>
              <w:color w:val="auto"/>
              <w:sz w:val="21"/>
            </w:rPr>
            <w:fldChar w:fldCharType="begin"/>
          </w:r>
          <w:r>
            <w:rPr>
              <w:rFonts w:ascii="Times New Roman" w:hAnsi="Times New Roman" w:eastAsia="宋体"/>
              <w:color w:val="auto"/>
              <w:sz w:val="21"/>
            </w:rPr>
            <w:instrText xml:space="preserve">TOC \o "1-3" \h \u </w:instrText>
          </w:r>
          <w:r>
            <w:rPr>
              <w:rFonts w:ascii="Times New Roman" w:hAnsi="Times New Roman" w:eastAsia="宋体"/>
              <w:color w:val="auto"/>
              <w:sz w:val="21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_Toc3441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第1章 项目选题与需求分析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_Toc3441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88E390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_Toc28123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1.1 项目背景与问题来源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_Toc28123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FE1ED28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_Toc11738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1.2 目标用户与应用场景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_Toc11738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CA7670A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_Toc2199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1.3 功能目标与演示目标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_Toc2199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D7706B8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_Toc11491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第2章 智能体总体设计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_Toc11491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2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64A6ADE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_Toc21605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2.1 应用总体架构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_Toc21605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A9C4C8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_Toc19167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2.2 智能体角色设定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_Toc19167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E7B83A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_Toc25054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2.3 任务边界、安全约束与交互策略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_Toc25054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6380E6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_Toc10575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第3章 核心能力实现过程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_Toc10575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4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73327D6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_Toc31391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3.1 提示词与角色工程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_Toc31391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2E26876C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_Toc26867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3.2 工作流设计与节点配置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_Toc26867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146B87C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_Toc11169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3.3 数据库设计与数据管理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_Toc11169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E72AC4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_Toc23884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3.4 知识库建设与检索验证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_Toc23884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327FE9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_Toc13083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3.5 插件调用与外部能力扩展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_Toc13083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C6D6C3F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_Toc10604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3.6 多能力协同与异常处理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_Toc10604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7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AC7626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_Toc30379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第4章 运行演示、测试与效果分析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_Toc30379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8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21C6ED8C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_Toc30726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4.1 运行入口与演示环境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_Toc30726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7ABA347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_Toc2974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4.2 典型演示用例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_Toc2974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73D80DB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_Toc20751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4.3 演示过程截图与结果分析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_Toc20751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0277216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_Toc27268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第5章 项目评价、创新与改进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_Toc27268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10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49628F0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_Toc24955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5.1 项目完成度自评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_Toc24955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149E184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_Toc28800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5.2 创新点与应用价值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_Toc28800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10D53BC7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_Toc28126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5.3 不足与后续改进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_Toc28126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7652DCF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_Toc9200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第6章 总结与反思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_Toc9200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11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46C428C6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  <w:sectPr>
              <w:footerReference r:id="rId14" w:type="first"/>
              <w:headerReference r:id="rId12" w:type="default"/>
              <w:footerReference r:id="rId13" w:type="default"/>
              <w:pgSz w:w="12240" w:h="15840"/>
              <w:pgMar w:top="1247" w:right="1417" w:bottom="1134" w:left="1417" w:header="720" w:footer="720" w:gutter="0"/>
              <w:cols w:space="720" w:num="1"/>
              <w:docGrid w:linePitch="360" w:charSpace="0"/>
            </w:sectPr>
          </w:pPr>
        </w:p>
        <w:p w14:paraId="7A448445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_Toc12011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6.1 核心收获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_Toc12011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40E79BE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_Toc8022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6.2 最大挑战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_Toc8022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3F89213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_Toc3889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6.3 未来展望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_Toc3889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72C9414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_Toc23737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附录A 项目提交材料清单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_Toc23737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12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C84255C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_Toc15241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附录B 课程报告评分标准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_Toc15241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13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30ADB6D">
          <w:pPr>
            <w:rPr>
              <w:color w:val="auto"/>
            </w:rPr>
          </w:pPr>
          <w:r>
            <w:rPr>
              <w:rFonts w:ascii="Times New Roman" w:hAnsi="Times New Roman" w:eastAsia="宋体"/>
              <w:color w:val="auto"/>
            </w:rPr>
            <w:fldChar w:fldCharType="end"/>
          </w:r>
        </w:p>
      </w:sdtContent>
    </w:sdt>
    <w:p w14:paraId="2FF513FF">
      <w:pPr>
        <w:pStyle w:val="3"/>
        <w:jc w:val="center"/>
        <w:rPr>
          <w:rFonts w:ascii="Times New Roman" w:hAnsi="Times New Roman" w:eastAsia="黑体"/>
          <w:color w:val="auto"/>
        </w:rPr>
        <w:sectPr>
          <w:footerReference r:id="rId16" w:type="first"/>
          <w:footerReference r:id="rId15" w:type="default"/>
          <w:pgSz w:w="12240" w:h="15840"/>
          <w:pgMar w:top="1247" w:right="1417" w:bottom="1134" w:left="1417" w:header="720" w:footer="720" w:gutter="0"/>
          <w:cols w:space="720" w:num="1"/>
          <w:titlePg/>
          <w:docGrid w:linePitch="360" w:charSpace="0"/>
        </w:sectPr>
      </w:pPr>
      <w:bookmarkStart w:id="2" w:name="_Toc3441"/>
    </w:p>
    <w:p w14:paraId="15702985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第1章 项目选题与需求分析</w:t>
      </w:r>
      <w:bookmarkEnd w:id="2"/>
    </w:p>
    <w:p w14:paraId="070C2212">
      <w:pPr>
        <w:pStyle w:val="4"/>
        <w:jc w:val="left"/>
        <w:rPr>
          <w:color w:val="auto"/>
        </w:rPr>
      </w:pPr>
      <w:bookmarkStart w:id="3" w:name="_Toc28123"/>
      <w:r>
        <w:rPr>
          <w:rFonts w:ascii="Times New Roman" w:hAnsi="Times New Roman" w:eastAsia="黑体"/>
          <w:color w:val="auto"/>
        </w:rPr>
        <w:t>1.1 项目背景与问题来源</w:t>
      </w:r>
      <w:bookmarkEnd w:id="3"/>
    </w:p>
    <w:p w14:paraId="17D5A0D2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commentRangeStart w:id="1"/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说明项目来源、现实痛点和应用价值。建议从“真实场景—现有问题—智能体介入价值”三个层次展开，避免只写概念介绍。</w:t>
      </w:r>
      <w:commentRangeEnd w:id="1"/>
      <w:r>
        <w:rPr>
          <w:color w:val="auto"/>
        </w:rPr>
        <w:commentReference w:id="1"/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8008"/>
      </w:tblGrid>
      <w:tr w14:paraId="3A46DA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6B9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填写项目</w:t>
            </w:r>
          </w:p>
        </w:tc>
        <w:tc>
          <w:tcPr>
            <w:tcW w:w="80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289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建议内容</w:t>
            </w:r>
          </w:p>
        </w:tc>
      </w:tr>
      <w:tr w14:paraId="268247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B4D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项目背景</w:t>
            </w:r>
          </w:p>
        </w:tc>
        <w:tc>
          <w:tcPr>
            <w:tcW w:w="800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FF3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行业/校园/生活/企业管理中的具体问题，说明问题存在的真实性。</w:t>
            </w:r>
          </w:p>
        </w:tc>
      </w:tr>
      <w:tr w14:paraId="0F8CC9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8ED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问题痛点</w:t>
            </w:r>
          </w:p>
        </w:tc>
        <w:tc>
          <w:tcPr>
            <w:tcW w:w="80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C8E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用户在信息查询、任务办理、数据处理、决策支持等方面遇到的困难。</w:t>
            </w:r>
          </w:p>
        </w:tc>
      </w:tr>
      <w:tr w14:paraId="2DB3E0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304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智能体价值</w:t>
            </w:r>
          </w:p>
        </w:tc>
        <w:tc>
          <w:tcPr>
            <w:tcW w:w="80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96A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说明使用大模型、工作流、知识库、数据库和插件后，能带来的效率、准确性或体验改进。</w:t>
            </w:r>
          </w:p>
        </w:tc>
      </w:tr>
      <w:tr w14:paraId="418380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9D4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项目边界</w:t>
            </w:r>
          </w:p>
        </w:tc>
        <w:tc>
          <w:tcPr>
            <w:tcW w:w="80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220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明确本项目解决什么、不解决什么，避免功能目标过大、过空。</w:t>
            </w:r>
          </w:p>
        </w:tc>
      </w:tr>
    </w:tbl>
    <w:p w14:paraId="6C66F1F6">
      <w:pPr>
        <w:rPr>
          <w:rFonts w:hint="eastAsia" w:eastAsia="宋体"/>
          <w:color w:val="auto"/>
          <w:lang w:val="en-US" w:eastAsia="zh-CN"/>
        </w:rPr>
      </w:pPr>
    </w:p>
    <w:p w14:paraId="29836C28">
      <w:pPr>
        <w:pStyle w:val="4"/>
        <w:jc w:val="left"/>
        <w:rPr>
          <w:color w:val="auto"/>
        </w:rPr>
      </w:pPr>
      <w:bookmarkStart w:id="4" w:name="_Toc11738"/>
      <w:r>
        <w:rPr>
          <w:rFonts w:ascii="Times New Roman" w:hAnsi="Times New Roman" w:eastAsia="黑体"/>
          <w:color w:val="auto"/>
        </w:rPr>
        <w:t>1.2 目标用户与应用场景</w:t>
      </w:r>
      <w:bookmarkEnd w:id="4"/>
    </w:p>
    <w:p w14:paraId="2351F733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描述目标用户画像、使用场景、任务流程和典型需求。至少给出2类目标用户或2个典型使用情境。</w:t>
      </w:r>
    </w:p>
    <w:tbl>
      <w:tblPr>
        <w:tblStyle w:val="36"/>
        <w:tblW w:w="990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2881"/>
        <w:gridCol w:w="2881"/>
        <w:gridCol w:w="2880"/>
      </w:tblGrid>
      <w:tr w14:paraId="2F8538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890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用户类型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06F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典型需求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8B7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使用场景</w:t>
            </w:r>
          </w:p>
        </w:tc>
        <w:tc>
          <w:tcPr>
            <w:tcW w:w="288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519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预期输出</w:t>
            </w:r>
          </w:p>
        </w:tc>
      </w:tr>
      <w:tr w14:paraId="6FDF07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8A5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用户1：________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192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例如：快速获取政策/课程/商品/设备信息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742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例如：移动端咨询、课堂辅助、企业客服</w:t>
            </w:r>
          </w:p>
        </w:tc>
        <w:tc>
          <w:tcPr>
            <w:tcW w:w="28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46E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例如：答案、表单、推荐清单、报告</w:t>
            </w:r>
          </w:p>
        </w:tc>
      </w:tr>
      <w:tr w14:paraId="772DB4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766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用户2：________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127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D97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FE4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427011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F9B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用户3：________</w:t>
            </w:r>
          </w:p>
        </w:tc>
        <w:tc>
          <w:tcPr>
            <w:tcW w:w="28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C83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28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35B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749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</w:tbl>
    <w:p w14:paraId="190ED775">
      <w:pPr>
        <w:rPr>
          <w:color w:val="auto"/>
        </w:rPr>
      </w:pPr>
    </w:p>
    <w:p w14:paraId="3D02154B">
      <w:pPr>
        <w:pStyle w:val="4"/>
        <w:jc w:val="left"/>
        <w:rPr>
          <w:color w:val="auto"/>
        </w:rPr>
      </w:pPr>
      <w:bookmarkStart w:id="5" w:name="_Toc2199"/>
      <w:r>
        <w:rPr>
          <w:rFonts w:ascii="Times New Roman" w:hAnsi="Times New Roman" w:eastAsia="黑体"/>
          <w:color w:val="auto"/>
        </w:rPr>
        <w:t>1.3 功能目标与演示目标</w:t>
      </w:r>
      <w:bookmarkEnd w:id="5"/>
    </w:p>
    <w:p w14:paraId="76CEDB78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本节应把项目功能写成可以检查、可以演示、可以评分的目标。每个目标最好对应一个演示用例或测试记录。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682"/>
        <w:gridCol w:w="1928"/>
        <w:gridCol w:w="2160"/>
      </w:tblGrid>
      <w:tr w14:paraId="42D26C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AFB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功能模块</w:t>
            </w:r>
          </w:p>
        </w:tc>
        <w:tc>
          <w:tcPr>
            <w:tcW w:w="36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791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功能说明</w:t>
            </w:r>
          </w:p>
        </w:tc>
        <w:tc>
          <w:tcPr>
            <w:tcW w:w="192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D7B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涉及核心能力</w:t>
            </w:r>
          </w:p>
        </w:tc>
        <w:tc>
          <w:tcPr>
            <w:tcW w:w="216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E66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验收方式</w:t>
            </w:r>
          </w:p>
        </w:tc>
      </w:tr>
      <w:tr w14:paraId="573D0E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064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模块1：智能问答/咨询</w:t>
            </w:r>
          </w:p>
        </w:tc>
        <w:tc>
          <w:tcPr>
            <w:tcW w:w="36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C74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基于角色设定与知识库，回答用户问题。</w:t>
            </w:r>
          </w:p>
        </w:tc>
        <w:tc>
          <w:tcPr>
            <w:tcW w:w="192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D75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角色设定、知识库</w:t>
            </w:r>
          </w:p>
        </w:tc>
        <w:tc>
          <w:tcPr>
            <w:tcW w:w="21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F46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截图：用户问题、引用依据、回答结果</w:t>
            </w:r>
          </w:p>
        </w:tc>
      </w:tr>
      <w:tr w14:paraId="0E344C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FE1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模块2：流程办理/任务规划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465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通过工作流分步骤完成复杂任务。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877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工作流、条件分支、变量传递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41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截图：工作流节点、输入输出结果</w:t>
            </w:r>
          </w:p>
        </w:tc>
      </w:tr>
      <w:tr w14:paraId="53CD33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3F7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模块3：数据记录/查询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D92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把用户信息、订单、预约、评分等写入或读取数据库。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FFB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数据库、表结构、查询/新增/更新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68C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截图：数据表、查询结果、运行记录</w:t>
            </w:r>
          </w:p>
        </w:tc>
      </w:tr>
      <w:tr w14:paraId="603B72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75E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模块4：外部工具调用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D02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调用插件完成联网搜索、地图、天气、OCR、邮件、日程等扩展能力。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AE4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插件/API调用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989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截图：插件配置、调用结果</w:t>
            </w:r>
          </w:p>
        </w:tc>
      </w:tr>
      <w:tr w14:paraId="297CA8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85D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模块5：综合演示</w:t>
            </w:r>
          </w:p>
        </w:tc>
        <w:tc>
          <w:tcPr>
            <w:tcW w:w="36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30B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组合以上能力完成一个完整业务闭环。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CEF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多能力协同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63B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录屏/链接/现场演示</w:t>
            </w:r>
          </w:p>
        </w:tc>
      </w:tr>
    </w:tbl>
    <w:p w14:paraId="45274100">
      <w:pPr>
        <w:rPr>
          <w:rFonts w:ascii="Times New Roman" w:hAnsi="Times New Roman" w:eastAsia="黑体"/>
          <w:color w:val="auto"/>
        </w:rPr>
      </w:pPr>
      <w:bookmarkStart w:id="6" w:name="_Toc11491"/>
      <w:r>
        <w:rPr>
          <w:rFonts w:ascii="Times New Roman" w:hAnsi="Times New Roman" w:eastAsia="黑体"/>
          <w:color w:val="auto"/>
        </w:rPr>
        <w:br w:type="page"/>
      </w:r>
    </w:p>
    <w:p w14:paraId="3A79B306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第2章 智能体总体设计</w:t>
      </w:r>
      <w:bookmarkEnd w:id="6"/>
    </w:p>
    <w:p w14:paraId="742D0969">
      <w:pPr>
        <w:pStyle w:val="4"/>
        <w:jc w:val="left"/>
        <w:rPr>
          <w:color w:val="auto"/>
        </w:rPr>
      </w:pPr>
      <w:bookmarkStart w:id="7" w:name="_Toc21605"/>
      <w:r>
        <w:rPr>
          <w:rFonts w:ascii="Times New Roman" w:hAnsi="Times New Roman" w:eastAsia="黑体"/>
          <w:color w:val="auto"/>
        </w:rPr>
        <w:t>2.1 应用总体架构</w:t>
      </w:r>
      <w:bookmarkEnd w:id="7"/>
    </w:p>
    <w:p w14:paraId="4098A8F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用文字和图示说明智能体应用的总体结构，建议至少包含：用户入口、智能体角色层、工作流层、知识库层、数据库层、插件/工具层、输出展示层。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EF4C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3483F1CB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304F866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4536004C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图2.1 智能体应用总体架构图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E66F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EEF3F8"/>
          </w:tcPr>
          <w:p w14:paraId="05272894">
            <w:pPr>
              <w:spacing w:after="80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架构图建议</w:t>
            </w:r>
          </w:p>
          <w:p w14:paraId="5E08E4B5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可以使用平台自带截图，也可以用流程图工具绘制。</w:t>
            </w:r>
          </w:p>
          <w:p w14:paraId="7B893AE1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图中要体现各模块之间的数据流向，如“用户输入—意图识别—知识检索—工作流处理—插件调用—数据库记录—结果输出”。</w:t>
            </w:r>
          </w:p>
          <w:p w14:paraId="1C85F8A0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不要只放平台首页截图，应让教师能看懂系统组成。</w:t>
            </w:r>
          </w:p>
        </w:tc>
      </w:tr>
    </w:tbl>
    <w:p w14:paraId="5DA9EC84">
      <w:pPr>
        <w:rPr>
          <w:color w:val="auto"/>
        </w:rPr>
      </w:pPr>
    </w:p>
    <w:p w14:paraId="5C8A6DB2">
      <w:pPr>
        <w:pStyle w:val="4"/>
        <w:jc w:val="left"/>
        <w:rPr>
          <w:color w:val="auto"/>
        </w:rPr>
      </w:pPr>
      <w:bookmarkStart w:id="8" w:name="_Toc19167"/>
      <w:r>
        <w:rPr>
          <w:rFonts w:ascii="Times New Roman" w:hAnsi="Times New Roman" w:eastAsia="黑体"/>
          <w:color w:val="auto"/>
        </w:rPr>
        <w:t>2.2 智能体角色设定</w:t>
      </w:r>
      <w:bookmarkEnd w:id="8"/>
    </w:p>
    <w:p w14:paraId="13F3179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角色设定是智能体应用的核心入口。本节应完整展示智能体名称、身份定位、服务对象、语气风格、能力边界、禁止行为和输出格式要求。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8007"/>
      </w:tblGrid>
      <w:tr w14:paraId="4A7029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46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1"/>
              </w:rPr>
              <w:t>项目</w:t>
            </w:r>
          </w:p>
        </w:tc>
        <w:tc>
          <w:tcPr>
            <w:tcW w:w="800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FA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1"/>
              </w:rPr>
              <w:t>填写内容</w:t>
            </w:r>
          </w:p>
        </w:tc>
      </w:tr>
      <w:tr w14:paraId="31E57C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FC8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智能体名称</w:t>
            </w:r>
          </w:p>
        </w:tc>
        <w:tc>
          <w:tcPr>
            <w:tcW w:w="80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885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____________________________</w:t>
            </w:r>
          </w:p>
        </w:tc>
      </w:tr>
      <w:tr w14:paraId="6FD7C3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6D0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角色身份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714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例如：校园课程助手、企业售后客服、心理科普助手、智能导购、科研资料助手等。</w:t>
            </w:r>
          </w:p>
        </w:tc>
      </w:tr>
      <w:tr w14:paraId="3EDBA9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D18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服务对象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4EE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面向哪些用户，用户水平、需求和使用环境如何。</w:t>
            </w:r>
          </w:p>
        </w:tc>
      </w:tr>
      <w:tr w14:paraId="3301ED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62A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核心任务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2C1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智能体主要帮助用户完成哪些任务，最好列出3—5项。</w:t>
            </w:r>
          </w:p>
        </w:tc>
      </w:tr>
      <w:tr w14:paraId="4B7203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090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语气风格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F0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专业、简洁、友好、分步骤、鼓励式、正式等。</w:t>
            </w:r>
          </w:p>
        </w:tc>
      </w:tr>
      <w:tr w14:paraId="5DAC86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EA1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能力边界</w:t>
            </w:r>
          </w:p>
        </w:tc>
        <w:tc>
          <w:tcPr>
            <w:tcW w:w="8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B8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不确定时如何处理；哪些问题不能回答；是否需要提醒用户人工复核。</w:t>
            </w:r>
          </w:p>
        </w:tc>
      </w:tr>
      <w:tr w14:paraId="012C49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526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输出格式</w:t>
            </w:r>
          </w:p>
        </w:tc>
        <w:tc>
          <w:tcPr>
            <w:tcW w:w="80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AEE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例如：先结论、再步骤、最后给清单；表格输出；JSON输出；可复制文本输出等。</w:t>
            </w:r>
          </w:p>
        </w:tc>
      </w:tr>
    </w:tbl>
    <w:p w14:paraId="05B6E3AD">
      <w:pPr>
        <w:rPr>
          <w:color w:val="auto"/>
        </w:rPr>
      </w:pPr>
    </w:p>
    <w:p w14:paraId="2623D77F">
      <w:pPr>
        <w:pStyle w:val="4"/>
        <w:jc w:val="left"/>
        <w:rPr>
          <w:color w:val="auto"/>
        </w:rPr>
      </w:pPr>
      <w:bookmarkStart w:id="9" w:name="_Toc25054"/>
      <w:r>
        <w:rPr>
          <w:rFonts w:ascii="Times New Roman" w:hAnsi="Times New Roman" w:eastAsia="黑体"/>
          <w:color w:val="auto"/>
        </w:rPr>
        <w:t>2.3 任务边界、安全约束与交互策略</w:t>
      </w:r>
      <w:bookmarkEnd w:id="9"/>
    </w:p>
    <w:p w14:paraId="5690F52F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说明智能体如何避免误导用户、如何处理敏感或超出能力范围的问题、如何引导用户补充必要信息。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4760"/>
        <w:gridCol w:w="3256"/>
      </w:tblGrid>
      <w:tr w14:paraId="353F31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307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约束类型</w:t>
            </w:r>
          </w:p>
        </w:tc>
        <w:tc>
          <w:tcPr>
            <w:tcW w:w="476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A02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具体规则</w:t>
            </w:r>
          </w:p>
        </w:tc>
        <w:tc>
          <w:tcPr>
            <w:tcW w:w="325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1ABD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示例表达</w:t>
            </w:r>
          </w:p>
        </w:tc>
      </w:tr>
      <w:tr w14:paraId="61618C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AB0E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事实准确性</w:t>
            </w:r>
          </w:p>
        </w:tc>
        <w:tc>
          <w:tcPr>
            <w:tcW w:w="47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5BF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涉及政策、价格、时间、法律、医疗等信息时，应提示来源和时效。</w:t>
            </w:r>
          </w:p>
        </w:tc>
        <w:tc>
          <w:tcPr>
            <w:tcW w:w="325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735D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“该信息可能变化，请以官方通知为准。”</w:t>
            </w:r>
          </w:p>
        </w:tc>
      </w:tr>
      <w:tr w14:paraId="29447A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625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任务边界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8323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不提供超出项目范围的服务，不承诺无法执行的线下操作。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099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“我可以帮你整理方案，但不能代替人工审核。”</w:t>
            </w:r>
          </w:p>
        </w:tc>
      </w:tr>
      <w:tr w14:paraId="7DBAD0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631A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隐私保护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CA8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不要求用户提供无关个人敏感信息，数据库字段应最小化。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5B65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“请勿输入身份证号、银行卡号等敏感信息。”</w:t>
            </w:r>
          </w:p>
        </w:tc>
      </w:tr>
      <w:tr w14:paraId="42E837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09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交互澄清</w:t>
            </w:r>
          </w:p>
        </w:tc>
        <w:tc>
          <w:tcPr>
            <w:tcW w:w="47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F08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用户问题不完整时，先提出1—2个关键澄清问题。</w:t>
            </w:r>
          </w:p>
        </w:tc>
        <w:tc>
          <w:tcPr>
            <w:tcW w:w="32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F60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“请补充预算范围和使用场景，我再给出推荐。”</w:t>
            </w:r>
          </w:p>
        </w:tc>
      </w:tr>
    </w:tbl>
    <w:p w14:paraId="44BF23ED">
      <w:pPr>
        <w:rPr>
          <w:color w:val="auto"/>
        </w:rPr>
      </w:pPr>
    </w:p>
    <w:p w14:paraId="22E1C72E">
      <w:pPr>
        <w:rPr>
          <w:rFonts w:ascii="Times New Roman" w:hAnsi="Times New Roman" w:eastAsia="黑体"/>
          <w:color w:val="auto"/>
        </w:rPr>
      </w:pPr>
      <w:bookmarkStart w:id="10" w:name="_Toc10575"/>
      <w:r>
        <w:rPr>
          <w:rFonts w:ascii="Times New Roman" w:hAnsi="Times New Roman" w:eastAsia="黑体"/>
          <w:color w:val="auto"/>
        </w:rPr>
        <w:br w:type="page"/>
      </w:r>
    </w:p>
    <w:p w14:paraId="64BD9A40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第3章 核心能力实现过程</w:t>
      </w:r>
      <w:bookmarkEnd w:id="10"/>
    </w:p>
    <w:p w14:paraId="737BF6AE">
      <w:pPr>
        <w:pStyle w:val="4"/>
        <w:jc w:val="left"/>
        <w:rPr>
          <w:color w:val="auto"/>
        </w:rPr>
      </w:pPr>
      <w:bookmarkStart w:id="11" w:name="_Toc31391"/>
      <w:r>
        <w:rPr>
          <w:rFonts w:ascii="Times New Roman" w:hAnsi="Times New Roman" w:eastAsia="黑体"/>
          <w:color w:val="auto"/>
        </w:rPr>
        <w:t>3.1 提示词与角色工程</w:t>
      </w:r>
      <w:bookmarkEnd w:id="11"/>
    </w:p>
    <w:p w14:paraId="34B5AE93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请粘贴最终版系统提示词，并说明迭代过程。提示词应体现“身份—任务—规则—流程—输出格式—异常处理”。</w:t>
      </w:r>
    </w:p>
    <w:tbl>
      <w:tblPr>
        <w:tblStyle w:val="36"/>
        <w:tblW w:w="96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934"/>
        <w:gridCol w:w="2564"/>
        <w:gridCol w:w="2103"/>
      </w:tblGrid>
      <w:tr w14:paraId="54CBE0D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2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5F6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版本</w:t>
            </w:r>
          </w:p>
        </w:tc>
        <w:tc>
          <w:tcPr>
            <w:tcW w:w="393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788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主要修改点</w:t>
            </w:r>
          </w:p>
        </w:tc>
        <w:tc>
          <w:tcPr>
            <w:tcW w:w="256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013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解决的问题</w:t>
            </w:r>
          </w:p>
        </w:tc>
        <w:tc>
          <w:tcPr>
            <w:tcW w:w="210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208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效果变化</w:t>
            </w:r>
          </w:p>
        </w:tc>
      </w:tr>
      <w:tr w14:paraId="24A7C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C70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V1</w:t>
            </w:r>
          </w:p>
        </w:tc>
        <w:tc>
          <w:tcPr>
            <w:tcW w:w="39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252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初始角色设定</w:t>
            </w:r>
          </w:p>
        </w:tc>
        <w:tc>
          <w:tcPr>
            <w:tcW w:w="256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39E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回答泛化、缺少边界</w:t>
            </w:r>
          </w:p>
        </w:tc>
        <w:tc>
          <w:tcPr>
            <w:tcW w:w="21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3EC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6F6F7D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068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V2</w:t>
            </w:r>
          </w:p>
        </w:tc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0AC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加入任务流程与输出格式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FD4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结构不稳定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3FD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4FF022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991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V3</w:t>
            </w:r>
          </w:p>
        </w:tc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66D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加入知识库/数据库/插件调用规则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514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无法形成完整业务闭环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71B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3E70EA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707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最终版</w:t>
            </w:r>
          </w:p>
        </w:tc>
        <w:tc>
          <w:tcPr>
            <w:tcW w:w="39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603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整合安全约束、澄清策略、评价标准</w:t>
            </w:r>
          </w:p>
        </w:tc>
        <w:tc>
          <w:tcPr>
            <w:tcW w:w="256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1DB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提高可演示性与稳定性</w:t>
            </w:r>
          </w:p>
        </w:tc>
        <w:tc>
          <w:tcPr>
            <w:tcW w:w="21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D3F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4A453E5D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E877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EEF3F8"/>
          </w:tcPr>
          <w:p w14:paraId="7932D250">
            <w:pPr>
              <w:spacing w:after="80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最终版提示词粘贴区</w:t>
            </w:r>
          </w:p>
          <w:p w14:paraId="3D917A51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建议完整粘贴平台中的角色设定或系统提示词。</w:t>
            </w:r>
          </w:p>
          <w:p w14:paraId="683F949A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0"/>
              </w:rPr>
              <w:t>• 若提示词较长，可放入附录，但正文应摘要说明关键设计。</w:t>
            </w:r>
          </w:p>
        </w:tc>
      </w:tr>
    </w:tbl>
    <w:p w14:paraId="04DD538A">
      <w:pPr>
        <w:rPr>
          <w:color w:val="auto"/>
        </w:rPr>
      </w:pPr>
    </w:p>
    <w:p w14:paraId="4A27EE81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【请在此粘贴最终版角色提示词】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DCD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65B149B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5CD6116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02BAB2B6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图3.1 角色设定与提示词配置截图</w:t>
      </w:r>
    </w:p>
    <w:p w14:paraId="51ECE760">
      <w:pPr>
        <w:pStyle w:val="4"/>
        <w:jc w:val="left"/>
        <w:rPr>
          <w:color w:val="auto"/>
        </w:rPr>
      </w:pPr>
      <w:bookmarkStart w:id="12" w:name="_Toc26867"/>
      <w:r>
        <w:rPr>
          <w:rFonts w:ascii="Times New Roman" w:hAnsi="Times New Roman" w:eastAsia="黑体"/>
          <w:color w:val="auto"/>
        </w:rPr>
        <w:t>3.2 工作流设计与节点配置</w:t>
      </w:r>
      <w:bookmarkEnd w:id="12"/>
    </w:p>
    <w:p w14:paraId="730C220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工作流应体现自动化处理过程，而不是单轮问答。建议至少包含输入节点、意图判断/条件分支、知识库检索、数据库操作、插件调用、结果生成等节点中的若干项。</w:t>
      </w:r>
    </w:p>
    <w:tbl>
      <w:tblPr>
        <w:tblStyle w:val="36"/>
        <w:tblW w:w="1035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1286"/>
        <w:gridCol w:w="1286"/>
        <w:gridCol w:w="2341"/>
        <w:gridCol w:w="2709"/>
        <w:gridCol w:w="1596"/>
      </w:tblGrid>
      <w:tr w14:paraId="1AE3B5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3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198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节点序号</w:t>
            </w:r>
          </w:p>
        </w:tc>
        <w:tc>
          <w:tcPr>
            <w:tcW w:w="1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D6E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节点名称</w:t>
            </w:r>
          </w:p>
        </w:tc>
        <w:tc>
          <w:tcPr>
            <w:tcW w:w="1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A93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节点类型</w:t>
            </w:r>
          </w:p>
        </w:tc>
        <w:tc>
          <w:tcPr>
            <w:tcW w:w="234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7B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输入变量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572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处理逻辑</w:t>
            </w:r>
          </w:p>
        </w:tc>
        <w:tc>
          <w:tcPr>
            <w:tcW w:w="159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F01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输出变量/结果</w:t>
            </w:r>
          </w:p>
        </w:tc>
      </w:tr>
      <w:tr w14:paraId="52DF67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28E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1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B1E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开始/用户输入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EBD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输入节点</w:t>
            </w:r>
          </w:p>
        </w:tc>
        <w:tc>
          <w:tcPr>
            <w:tcW w:w="23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D13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user_query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927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接收用户问题或表单信息</w:t>
            </w:r>
          </w:p>
        </w:tc>
        <w:tc>
          <w:tcPr>
            <w:tcW w:w="15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81F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原始需求</w:t>
            </w:r>
          </w:p>
        </w:tc>
      </w:tr>
      <w:tr w14:paraId="05E1EE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94A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083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意图识别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363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大模型/条件判断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586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user_query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1E4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判断用户属于咨询、办理、查询、推荐等任务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1C6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intent</w:t>
            </w:r>
          </w:p>
        </w:tc>
      </w:tr>
      <w:tr w14:paraId="7D4A17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267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CD6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知识库检索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061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知识库节点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818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intent, user_query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7AC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检索相关资料并返回证据片段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666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retrieved_docs</w:t>
            </w:r>
          </w:p>
        </w:tc>
      </w:tr>
      <w:tr w14:paraId="1730B2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3D9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4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41A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数据库查询/写入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19A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数据库节点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8ED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用户字段或任务编号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761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查询历史记录或保存本次任务数据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247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db_result</w:t>
            </w:r>
          </w:p>
        </w:tc>
      </w:tr>
      <w:tr w14:paraId="18B98D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AA9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5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9E7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插件调用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43B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工具节点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592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地址/关键词/时间等参数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953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调用外部插件获取实时或扩展信息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8A1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tool_result</w:t>
            </w:r>
          </w:p>
        </w:tc>
      </w:tr>
      <w:tr w14:paraId="42E0D0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27E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6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EA0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结果生成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E28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大模型输出节点</w:t>
            </w:r>
          </w:p>
        </w:tc>
        <w:tc>
          <w:tcPr>
            <w:tcW w:w="23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849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retrieved_docs, db_result, tool_result</w:t>
            </w:r>
          </w:p>
        </w:tc>
        <w:tc>
          <w:tcPr>
            <w:tcW w:w="27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FAA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整合证据并生成结构化答案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240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final_answer</w:t>
            </w:r>
          </w:p>
        </w:tc>
      </w:tr>
    </w:tbl>
    <w:p w14:paraId="3005DFB3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9889B04">
        <w:trPr>
          <w:jc w:val="center"/>
        </w:trPr>
        <w:tc>
          <w:tcPr>
            <w:tcW w:w="9406" w:type="dxa"/>
            <w:shd w:val="clear" w:color="auto" w:fill="F2F2F2"/>
          </w:tcPr>
          <w:p w14:paraId="39D2278F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AE747A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57A825E3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图3.2 工作流整体配置截图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95E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36B759F8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8A7316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1FE90588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图3.3 关键节点参数配置截图</w:t>
      </w:r>
    </w:p>
    <w:p w14:paraId="4D7E6949">
      <w:pPr>
        <w:pStyle w:val="4"/>
        <w:jc w:val="left"/>
        <w:rPr>
          <w:color w:val="auto"/>
        </w:rPr>
      </w:pPr>
      <w:bookmarkStart w:id="13" w:name="_Toc11169"/>
      <w:r>
        <w:rPr>
          <w:rFonts w:ascii="Times New Roman" w:hAnsi="Times New Roman" w:eastAsia="黑体"/>
          <w:color w:val="auto"/>
        </w:rPr>
        <w:t>3.3 数据库设计与数据管理</w:t>
      </w:r>
      <w:bookmarkEnd w:id="13"/>
    </w:p>
    <w:p w14:paraId="2B9F95DD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说明数据库在项目中的作用，如保存用户预约、问答记录、订单信息、评分反馈、任务状态、学习档案等。必须展示表结构与一次真实读写结果。</w:t>
      </w:r>
    </w:p>
    <w:tbl>
      <w:tblPr>
        <w:tblStyle w:val="36"/>
        <w:tblW w:w="961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053"/>
        <w:gridCol w:w="1324"/>
        <w:gridCol w:w="1988"/>
        <w:gridCol w:w="1311"/>
        <w:gridCol w:w="2371"/>
      </w:tblGrid>
      <w:tr w14:paraId="7AC775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EEE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数据表名称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533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1E9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字段类型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825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字段含义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C26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是否必填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10B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示例值</w:t>
            </w:r>
          </w:p>
        </w:tc>
      </w:tr>
      <w:tr w14:paraId="0BE3DC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55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user_profile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B92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CC4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文本/编号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71D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用户唯一标识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C33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04C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U001</w:t>
            </w:r>
          </w:p>
        </w:tc>
      </w:tr>
      <w:tr w14:paraId="608C20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FCD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user_profile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85B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8E7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56B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用户姓名或昵称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51D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否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F5A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张三</w:t>
            </w:r>
          </w:p>
        </w:tc>
      </w:tr>
      <w:tr w14:paraId="253BA5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593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B1E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224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文本/编号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9C0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任务编号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852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566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T2026001</w:t>
            </w:r>
          </w:p>
        </w:tc>
      </w:tr>
      <w:tr w14:paraId="04A147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A9F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AFD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intent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45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C46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用户意图类别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4D1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D53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课程咨询/预约/推荐</w:t>
            </w:r>
          </w:p>
        </w:tc>
      </w:tr>
      <w:tr w14:paraId="5F725F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F09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task_record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A1B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47B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B93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任务状态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53B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017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已完成/待补充/失败</w:t>
            </w:r>
          </w:p>
        </w:tc>
      </w:tr>
      <w:tr w14:paraId="7CC77D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B1F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feedback</w:t>
            </w:r>
          </w:p>
        </w:tc>
        <w:tc>
          <w:tcPr>
            <w:tcW w:w="105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264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score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8A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数字</w:t>
            </w:r>
          </w:p>
        </w:tc>
        <w:tc>
          <w:tcPr>
            <w:tcW w:w="198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802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用户评分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FD7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否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502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5</w:t>
            </w:r>
          </w:p>
        </w:tc>
      </w:tr>
    </w:tbl>
    <w:p w14:paraId="2C52F512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1A60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259D871E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37DBB69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7FCC8E66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图3.4 数据库表结构截图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5B5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4707A007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8AEC5A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7C317099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图3.5 数据库新增/查询/更新结果截图</w:t>
      </w:r>
    </w:p>
    <w:p w14:paraId="06380025">
      <w:pPr>
        <w:pStyle w:val="4"/>
        <w:jc w:val="left"/>
        <w:rPr>
          <w:color w:val="auto"/>
        </w:rPr>
      </w:pPr>
      <w:bookmarkStart w:id="14" w:name="_Toc23884"/>
      <w:r>
        <w:rPr>
          <w:rFonts w:ascii="Times New Roman" w:hAnsi="Times New Roman" w:eastAsia="黑体"/>
          <w:color w:val="auto"/>
        </w:rPr>
        <w:t>3.4 知识库建设与检索验证</w:t>
      </w:r>
      <w:bookmarkEnd w:id="14"/>
    </w:p>
    <w:p w14:paraId="39C34765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知识库不是简单上传文件，应说明资料来源、整理方式、分段策略、召回效果和回答引用方式。建议至少上传2—3份与项目场景相关的材料。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984"/>
        <w:gridCol w:w="1814"/>
        <w:gridCol w:w="1814"/>
      </w:tblGrid>
      <w:tr w14:paraId="0900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E5C837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资料名称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6585C3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资料来源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545149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主要内容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9DBA1A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处理方式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CC778C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在项目中的作用</w:t>
            </w:r>
          </w:p>
        </w:tc>
      </w:tr>
      <w:tr w14:paraId="449A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DA99F7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资料1：________</w:t>
            </w:r>
          </w:p>
        </w:tc>
        <w:tc>
          <w:tcPr>
            <w:tcW w:w="1814" w:type="dxa"/>
            <w:vAlign w:val="center"/>
          </w:tcPr>
          <w:p w14:paraId="50AD257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官网/教材/制度/产品文档/自编资料</w:t>
            </w:r>
          </w:p>
        </w:tc>
        <w:tc>
          <w:tcPr>
            <w:tcW w:w="1984" w:type="dxa"/>
            <w:vAlign w:val="center"/>
          </w:tcPr>
          <w:p w14:paraId="0CE9A6D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60A2EA0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清洗、分段、加标题、去重</w:t>
            </w:r>
          </w:p>
        </w:tc>
        <w:tc>
          <w:tcPr>
            <w:tcW w:w="1814" w:type="dxa"/>
            <w:vAlign w:val="center"/>
          </w:tcPr>
          <w:p w14:paraId="1B66014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支撑问答依据</w:t>
            </w:r>
          </w:p>
        </w:tc>
      </w:tr>
      <w:tr w14:paraId="2F15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E9C06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资料2：________</w:t>
            </w:r>
          </w:p>
        </w:tc>
        <w:tc>
          <w:tcPr>
            <w:tcW w:w="1814" w:type="dxa"/>
            <w:vAlign w:val="center"/>
          </w:tcPr>
          <w:p w14:paraId="67D76BD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984" w:type="dxa"/>
            <w:vAlign w:val="center"/>
          </w:tcPr>
          <w:p w14:paraId="5972EE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0502C77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332CBDA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74AC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2EB15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资料3：________</w:t>
            </w:r>
          </w:p>
        </w:tc>
        <w:tc>
          <w:tcPr>
            <w:tcW w:w="1814" w:type="dxa"/>
            <w:vAlign w:val="center"/>
          </w:tcPr>
          <w:p w14:paraId="7B9AC0E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984" w:type="dxa"/>
            <w:vAlign w:val="center"/>
          </w:tcPr>
          <w:p w14:paraId="02B99D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277D75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814" w:type="dxa"/>
            <w:vAlign w:val="center"/>
          </w:tcPr>
          <w:p w14:paraId="2B700B7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213264F3">
      <w:pPr>
        <w:rPr>
          <w:color w:val="auto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1736"/>
        <w:gridCol w:w="2438"/>
      </w:tblGrid>
      <w:tr w14:paraId="2538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985714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测试问题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7A8F2C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命中的知识片段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1A5BD8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回答是否准确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00E366E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存在问题与优化</w:t>
            </w:r>
          </w:p>
        </w:tc>
      </w:tr>
      <w:tr w14:paraId="61EC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B161A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问题1：________</w:t>
            </w:r>
          </w:p>
        </w:tc>
        <w:tc>
          <w:tcPr>
            <w:tcW w:w="2551" w:type="dxa"/>
            <w:vAlign w:val="center"/>
          </w:tcPr>
          <w:p w14:paraId="16E6151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片段标题/页码/段落</w:t>
            </w:r>
          </w:p>
        </w:tc>
        <w:tc>
          <w:tcPr>
            <w:tcW w:w="1531" w:type="dxa"/>
            <w:vAlign w:val="center"/>
          </w:tcPr>
          <w:p w14:paraId="0847825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是/否/部分准确</w:t>
            </w:r>
          </w:p>
        </w:tc>
        <w:tc>
          <w:tcPr>
            <w:tcW w:w="2438" w:type="dxa"/>
            <w:vAlign w:val="center"/>
          </w:tcPr>
          <w:p w14:paraId="5EFA27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14B8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32E153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问题2：________</w:t>
            </w:r>
          </w:p>
        </w:tc>
        <w:tc>
          <w:tcPr>
            <w:tcW w:w="2551" w:type="dxa"/>
            <w:vAlign w:val="center"/>
          </w:tcPr>
          <w:p w14:paraId="01081F9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531" w:type="dxa"/>
            <w:vAlign w:val="center"/>
          </w:tcPr>
          <w:p w14:paraId="5264B58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438" w:type="dxa"/>
            <w:vAlign w:val="center"/>
          </w:tcPr>
          <w:p w14:paraId="184E855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4B79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49002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问题3：________</w:t>
            </w:r>
          </w:p>
        </w:tc>
        <w:tc>
          <w:tcPr>
            <w:tcW w:w="2551" w:type="dxa"/>
            <w:vAlign w:val="center"/>
          </w:tcPr>
          <w:p w14:paraId="0DE1C6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531" w:type="dxa"/>
            <w:vAlign w:val="center"/>
          </w:tcPr>
          <w:p w14:paraId="4D84037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438" w:type="dxa"/>
            <w:vAlign w:val="center"/>
          </w:tcPr>
          <w:p w14:paraId="2F6DD4D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5E3AD257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A653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778711E0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4811D2B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0B8A03A7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图3.6 知识库文件列表与索引配置截图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BFF3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30E9BCCC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38A43B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7C8CE964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图3.7 知识库检索命中与回答结果截图</w:t>
      </w:r>
    </w:p>
    <w:p w14:paraId="1128E8D2">
      <w:pPr>
        <w:pStyle w:val="4"/>
        <w:jc w:val="left"/>
        <w:rPr>
          <w:color w:val="auto"/>
        </w:rPr>
      </w:pPr>
      <w:bookmarkStart w:id="15" w:name="_Toc13083"/>
      <w:r>
        <w:rPr>
          <w:rFonts w:ascii="Times New Roman" w:hAnsi="Times New Roman" w:eastAsia="黑体"/>
          <w:color w:val="auto"/>
        </w:rPr>
        <w:t>3.5 插件调用与外部能力扩展</w:t>
      </w:r>
      <w:bookmarkEnd w:id="15"/>
    </w:p>
    <w:p w14:paraId="4A043B34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说明本项目调用了哪些插件或外部工具，插件解决了什么问题，输入参数如何传递，输出结果如何被工作流使用。</w:t>
      </w:r>
    </w:p>
    <w:tbl>
      <w:tblPr>
        <w:tblStyle w:val="36"/>
        <w:tblW w:w="96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922"/>
        <w:gridCol w:w="1656"/>
        <w:gridCol w:w="1833"/>
        <w:gridCol w:w="2376"/>
      </w:tblGrid>
      <w:tr w14:paraId="317DA5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7FA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插件/工具名称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403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调用目的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85B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输入参数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0C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输出结果</w:t>
            </w:r>
          </w:p>
        </w:tc>
        <w:tc>
          <w:tcPr>
            <w:tcW w:w="23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560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与工作流的连接方式</w:t>
            </w:r>
          </w:p>
        </w:tc>
      </w:tr>
      <w:tr w14:paraId="044350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2A1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联网搜索/网页检索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922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获取实时信息或补充资料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D45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关键词、时间范围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A56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搜索摘要、链接、数据</w:t>
            </w:r>
          </w:p>
        </w:tc>
        <w:tc>
          <w:tcPr>
            <w:tcW w:w="23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F8D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作为结果生成节点的参考信息</w:t>
            </w:r>
          </w:p>
        </w:tc>
      </w:tr>
      <w:tr w14:paraId="246451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BE8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地图/天气/日历/OCR等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6A7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扩展感知或服务能力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27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地点、图片、日期等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6D1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结构化结果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8E3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传递给后续条件判断或答案生成</w:t>
            </w:r>
          </w:p>
        </w:tc>
      </w:tr>
      <w:tr w14:paraId="53E450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487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自定义API</w:t>
            </w:r>
          </w:p>
        </w:tc>
        <w:tc>
          <w:tcPr>
            <w:tcW w:w="19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207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连接外部系统或业务数据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12D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接口参数、鉴权信息</w:t>
            </w:r>
          </w:p>
        </w:tc>
        <w:tc>
          <w:tcPr>
            <w:tcW w:w="183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9CA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JSON/文本/表格数据</w:t>
            </w:r>
          </w:p>
        </w:tc>
        <w:tc>
          <w:tcPr>
            <w:tcW w:w="23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D67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写入数据库或生成报告</w:t>
            </w:r>
          </w:p>
        </w:tc>
      </w:tr>
    </w:tbl>
    <w:p w14:paraId="0B83EC6A">
      <w:pPr>
        <w:rPr>
          <w:color w:val="auto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938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0B889373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0142C8B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4FEDC420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图3.8 插件配置与参数设置截图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AF8B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77616A90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5C19714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2A146A75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图3.9 插件调用成功结果截图</w:t>
      </w:r>
    </w:p>
    <w:p w14:paraId="42D7CFDE">
      <w:pPr>
        <w:pStyle w:val="4"/>
        <w:jc w:val="left"/>
        <w:rPr>
          <w:color w:val="auto"/>
        </w:rPr>
      </w:pPr>
      <w:bookmarkStart w:id="16" w:name="_Toc10604"/>
      <w:r>
        <w:rPr>
          <w:rFonts w:ascii="Times New Roman" w:hAnsi="Times New Roman" w:eastAsia="黑体"/>
          <w:color w:val="auto"/>
        </w:rPr>
        <w:t>3.6 多能力协同与异常处理</w:t>
      </w:r>
      <w:bookmarkEnd w:id="16"/>
    </w:p>
    <w:p w14:paraId="2A1520B3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说明角色设定、工作流、数据库、知识库和插件如何协同完成同一个完整任务。重点展示“一次用户请求如何经过多个模块处理并形成最终结果”。</w:t>
      </w:r>
    </w:p>
    <w:tbl>
      <w:tblPr>
        <w:tblStyle w:val="36"/>
        <w:tblW w:w="946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913"/>
        <w:gridCol w:w="3216"/>
        <w:gridCol w:w="1737"/>
      </w:tblGrid>
      <w:tr w14:paraId="0E167E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F0B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异常类型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C72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可能原因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601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处理策略</w:t>
            </w:r>
          </w:p>
        </w:tc>
        <w:tc>
          <w:tcPr>
            <w:tcW w:w="17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96A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优化后效果</w:t>
            </w:r>
          </w:p>
        </w:tc>
      </w:tr>
      <w:tr w14:paraId="4527AB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043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知识库未命中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3AD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资料不足、关键词不匹配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BDF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提示用户补充信息；扩大检索；补充知识库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8C9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206BD2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8C3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数据库写入失败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D84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字段缺失、类型错误、权限问题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457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校验必填字段；返回可理解的错误提示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D1B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6A0D32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4C4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插件调用失败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871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参数错误、网络异常、接口限制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8C3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设置备用回答；提示稍后重试；记录失败原因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43A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30A3C5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EB1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回答幻觉</w:t>
            </w:r>
          </w:p>
        </w:tc>
        <w:tc>
          <w:tcPr>
            <w:tcW w:w="29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B5B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角色提示词约束不足、知识依据缺失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BEF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要求基于资料回答；不确定时明确说明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19D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47B116A7">
      <w:pPr>
        <w:rPr>
          <w:color w:val="auto"/>
        </w:rPr>
      </w:pPr>
    </w:p>
    <w:p w14:paraId="4C99DB4D">
      <w:pPr>
        <w:rPr>
          <w:rFonts w:ascii="Times New Roman" w:hAnsi="Times New Roman" w:eastAsia="黑体"/>
          <w:color w:val="auto"/>
        </w:rPr>
      </w:pPr>
      <w:bookmarkStart w:id="17" w:name="_Toc30379"/>
      <w:r>
        <w:rPr>
          <w:rFonts w:ascii="Times New Roman" w:hAnsi="Times New Roman" w:eastAsia="黑体"/>
          <w:color w:val="auto"/>
        </w:rPr>
        <w:br w:type="page"/>
      </w:r>
    </w:p>
    <w:p w14:paraId="2F6031F1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第4章 运行演示、测试与效果分析</w:t>
      </w:r>
      <w:bookmarkEnd w:id="17"/>
    </w:p>
    <w:p w14:paraId="27F5412F">
      <w:pPr>
        <w:pStyle w:val="4"/>
        <w:jc w:val="left"/>
        <w:rPr>
          <w:color w:val="auto"/>
        </w:rPr>
      </w:pPr>
      <w:bookmarkStart w:id="18" w:name="_Toc30726"/>
      <w:r>
        <w:rPr>
          <w:rFonts w:ascii="Times New Roman" w:hAnsi="Times New Roman" w:eastAsia="黑体"/>
          <w:color w:val="auto"/>
        </w:rPr>
        <w:t>4.1 运行入口与演示环境</w:t>
      </w:r>
      <w:bookmarkEnd w:id="18"/>
    </w:p>
    <w:p w14:paraId="30F94C45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填写应用的可运行入口、平台、版本、账号权限、演示设备和必要说明。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6701"/>
      </w:tblGrid>
      <w:tr w14:paraId="446E83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F27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项目</w:t>
            </w:r>
          </w:p>
        </w:tc>
        <w:tc>
          <w:tcPr>
            <w:tcW w:w="670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55D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内容</w:t>
            </w:r>
          </w:p>
        </w:tc>
      </w:tr>
      <w:tr w14:paraId="2A96B6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454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应用入口链接/二维码</w:t>
            </w:r>
          </w:p>
        </w:tc>
        <w:tc>
          <w:tcPr>
            <w:tcW w:w="67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1C2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222EE4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543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运行平台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5D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扣子 / Dify / 通义 / 智谱 / 自建Web应用 / 其他：________</w:t>
            </w:r>
          </w:p>
        </w:tc>
      </w:tr>
      <w:tr w14:paraId="0D660A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B44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演示设备与浏览器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260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电脑/手机；Chrome/Edge/微信小程序等</w:t>
            </w:r>
          </w:p>
        </w:tc>
      </w:tr>
      <w:tr w14:paraId="286784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8E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演示账号或权限说明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7B5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是否公开访问；是否需要登录；是否需要密码。</w:t>
            </w:r>
          </w:p>
        </w:tc>
      </w:tr>
      <w:tr w14:paraId="589283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C0E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演示视频链接</w:t>
            </w:r>
          </w:p>
        </w:tc>
        <w:tc>
          <w:tcPr>
            <w:tcW w:w="67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25A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建议上传录屏，时长3—5分钟，能展示完整业务闭环。</w:t>
            </w:r>
          </w:p>
        </w:tc>
      </w:tr>
    </w:tbl>
    <w:p w14:paraId="77898373">
      <w:pPr>
        <w:rPr>
          <w:color w:val="auto"/>
        </w:rPr>
      </w:pPr>
    </w:p>
    <w:p w14:paraId="45683386">
      <w:pPr>
        <w:pStyle w:val="4"/>
        <w:jc w:val="left"/>
        <w:rPr>
          <w:color w:val="auto"/>
        </w:rPr>
      </w:pPr>
      <w:bookmarkStart w:id="19" w:name="_Toc2974"/>
      <w:r>
        <w:rPr>
          <w:rFonts w:ascii="Times New Roman" w:hAnsi="Times New Roman" w:eastAsia="黑体"/>
          <w:color w:val="auto"/>
        </w:rPr>
        <w:t>4.2 典型演示用例</w:t>
      </w:r>
      <w:bookmarkEnd w:id="19"/>
    </w:p>
    <w:p w14:paraId="071C299A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至少设计3个演示用例。用例应覆盖不同能力，不要全部是普通问答。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292"/>
        <w:gridCol w:w="2349"/>
        <w:gridCol w:w="2022"/>
        <w:gridCol w:w="1519"/>
      </w:tblGrid>
      <w:tr w14:paraId="5BACCB1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E37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用例编号</w:t>
            </w:r>
          </w:p>
        </w:tc>
        <w:tc>
          <w:tcPr>
            <w:tcW w:w="229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5B2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用户输入/任务</w:t>
            </w:r>
          </w:p>
        </w:tc>
        <w:tc>
          <w:tcPr>
            <w:tcW w:w="234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6F4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预期调用能力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950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预期结果</w:t>
            </w:r>
          </w:p>
        </w:tc>
        <w:tc>
          <w:tcPr>
            <w:tcW w:w="15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FE0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实际结果</w:t>
            </w:r>
          </w:p>
        </w:tc>
      </w:tr>
      <w:tr w14:paraId="0F1337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A1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TC01</w:t>
            </w:r>
          </w:p>
        </w:tc>
        <w:tc>
          <w:tcPr>
            <w:tcW w:w="229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567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基础咨询类问题</w:t>
            </w:r>
          </w:p>
        </w:tc>
        <w:tc>
          <w:tcPr>
            <w:tcW w:w="23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DDE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角色设定、知识库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0FD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准确回答并给出依据</w:t>
            </w:r>
          </w:p>
        </w:tc>
        <w:tc>
          <w:tcPr>
            <w:tcW w:w="15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C0E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0A4DC9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61B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TC02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261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需要流程办理或多步骤推理的任务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FE5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工作流、条件分支、变量传递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CDE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按步骤输出方案或完成任务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909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5F8F83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A41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TC03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4AE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需要保存或查询记录的任务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A21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9A5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成功写入/查询数据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3F6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73A888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4F9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TC04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DD5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需要实时或外部工具能力的任务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DC9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插件调用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976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返回插件结果并整合回答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DC9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  <w:tr w14:paraId="4E2E38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CA0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TC05</w:t>
            </w:r>
          </w:p>
        </w:tc>
        <w:tc>
          <w:tcPr>
            <w:tcW w:w="229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F01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完整综合业务闭环</w:t>
            </w:r>
          </w:p>
        </w:tc>
        <w:tc>
          <w:tcPr>
            <w:tcW w:w="23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AD0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角色+工作流+数据库+知识库+插件</w:t>
            </w:r>
          </w:p>
        </w:tc>
        <w:tc>
          <w:tcPr>
            <w:tcW w:w="20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D8D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完成端到端任务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698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通过/部分通过/未通过</w:t>
            </w:r>
          </w:p>
        </w:tc>
      </w:tr>
    </w:tbl>
    <w:p w14:paraId="78896389">
      <w:pPr>
        <w:rPr>
          <w:color w:val="auto"/>
        </w:rPr>
      </w:pPr>
    </w:p>
    <w:p w14:paraId="6A52C190">
      <w:pPr>
        <w:pStyle w:val="4"/>
        <w:jc w:val="left"/>
        <w:rPr>
          <w:color w:val="auto"/>
        </w:rPr>
      </w:pPr>
      <w:bookmarkStart w:id="20" w:name="_Toc20751"/>
      <w:r>
        <w:rPr>
          <w:rFonts w:ascii="Times New Roman" w:hAnsi="Times New Roman" w:eastAsia="黑体"/>
          <w:color w:val="auto"/>
        </w:rPr>
        <w:t>4.3 演示过程截图与结果分析</w:t>
      </w:r>
      <w:bookmarkEnd w:id="2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B057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183D81C1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1D4F4C8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1F398613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图4.1 用户输入与智能体首轮响应截图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F959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100FF99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7836054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5F5D4F8F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图4.2 工作流执行过程或日志截图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1BAC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6158C38D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28388BB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27DCBA59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图4.3 知识库/数据库/插件调用证据截图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75EB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2F2F2"/>
          </w:tcPr>
          <w:p w14:paraId="1D8C93D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4"/>
              </w:rPr>
              <w:t>此处粘贴截图 / 架构图 / 运行效果图</w:t>
            </w:r>
          </w:p>
          <w:p w14:paraId="623AB2D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8"/>
              </w:rPr>
              <w:t>要求：图像清晰，能看清关键配置、输入输出或运行结果</w:t>
            </w:r>
          </w:p>
        </w:tc>
      </w:tr>
    </w:tbl>
    <w:p w14:paraId="35D93AD6">
      <w:pPr>
        <w:spacing w:after="120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0"/>
        </w:rPr>
        <w:t>图4.4 最终输出结果截图</w:t>
      </w:r>
    </w:p>
    <w:p w14:paraId="17D22918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结果分析：请从准确性、完整性、稳定性、可解释性、交互体验五个方面分析演示效果。不能只写“运行成功”，应指出具体成功点和仍需优化的地方。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4222"/>
        <w:gridCol w:w="1763"/>
        <w:gridCol w:w="2152"/>
      </w:tblGrid>
      <w:tr w14:paraId="4F964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6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BD9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评价维度</w:t>
            </w:r>
          </w:p>
        </w:tc>
        <w:tc>
          <w:tcPr>
            <w:tcW w:w="42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552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表现说明</w:t>
            </w:r>
          </w:p>
        </w:tc>
        <w:tc>
          <w:tcPr>
            <w:tcW w:w="176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69A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证据截图编号</w:t>
            </w:r>
          </w:p>
        </w:tc>
        <w:tc>
          <w:tcPr>
            <w:tcW w:w="215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DBD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改进方向</w:t>
            </w:r>
          </w:p>
        </w:tc>
      </w:tr>
      <w:tr w14:paraId="213754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EFB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准确性</w:t>
            </w:r>
          </w:p>
        </w:tc>
        <w:tc>
          <w:tcPr>
            <w:tcW w:w="42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3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回答是否符合知识库资料和任务要求</w:t>
            </w:r>
          </w:p>
        </w:tc>
        <w:tc>
          <w:tcPr>
            <w:tcW w:w="17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3CC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D1C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3D1E7F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23F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完整性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66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是否完成了用户任务的全部环节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E0B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5E1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02320F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49F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稳定性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685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多次测试是否能得到稳定结果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101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ED2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1D4112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911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可解释性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342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是否展示依据、步骤或调用结果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108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C6A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  <w:tr w14:paraId="1846F9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B74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交互体验</w:t>
            </w:r>
          </w:p>
        </w:tc>
        <w:tc>
          <w:tcPr>
            <w:tcW w:w="42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0D2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是否能追问、澄清、引导用户完成任务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4B2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图4.__</w:t>
            </w:r>
          </w:p>
        </w:tc>
        <w:tc>
          <w:tcPr>
            <w:tcW w:w="21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DC4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</w:tr>
    </w:tbl>
    <w:p w14:paraId="463A00C0">
      <w:pPr>
        <w:rPr>
          <w:color w:val="auto"/>
        </w:rPr>
      </w:pPr>
    </w:p>
    <w:p w14:paraId="2BD530DE">
      <w:pPr>
        <w:rPr>
          <w:rFonts w:ascii="Times New Roman" w:hAnsi="Times New Roman" w:eastAsia="黑体"/>
          <w:color w:val="auto"/>
        </w:rPr>
      </w:pPr>
      <w:bookmarkStart w:id="21" w:name="_Toc27268"/>
      <w:r>
        <w:rPr>
          <w:rFonts w:ascii="Times New Roman" w:hAnsi="Times New Roman" w:eastAsia="黑体"/>
          <w:color w:val="auto"/>
        </w:rPr>
        <w:br w:type="page"/>
      </w:r>
    </w:p>
    <w:p w14:paraId="0CFFA4FE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第5章 项目评价、创新与改进</w:t>
      </w:r>
      <w:bookmarkEnd w:id="21"/>
    </w:p>
    <w:p w14:paraId="30B8D06D">
      <w:pPr>
        <w:pStyle w:val="4"/>
        <w:jc w:val="left"/>
        <w:rPr>
          <w:color w:val="auto"/>
        </w:rPr>
      </w:pPr>
      <w:bookmarkStart w:id="22" w:name="_Toc24955"/>
      <w:r>
        <w:rPr>
          <w:rFonts w:ascii="Times New Roman" w:hAnsi="Times New Roman" w:eastAsia="黑体"/>
          <w:color w:val="auto"/>
        </w:rPr>
        <w:t>5.1 项目完成度自评</w:t>
      </w:r>
      <w:bookmarkEnd w:id="22"/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734"/>
        <w:gridCol w:w="2477"/>
      </w:tblGrid>
      <w:tr w14:paraId="154469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9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031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检查项</w:t>
            </w:r>
          </w:p>
        </w:tc>
        <w:tc>
          <w:tcPr>
            <w:tcW w:w="273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F8C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达成情况</w:t>
            </w:r>
          </w:p>
        </w:tc>
        <w:tc>
          <w:tcPr>
            <w:tcW w:w="247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2CE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证据位置</w:t>
            </w:r>
          </w:p>
        </w:tc>
      </w:tr>
      <w:tr w14:paraId="219FF4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EF3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智能体有明确角色设定和系统提示词</w:t>
            </w:r>
          </w:p>
        </w:tc>
        <w:tc>
          <w:tcPr>
            <w:tcW w:w="27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9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EAF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第3.1节，图3.1</w:t>
            </w:r>
          </w:p>
        </w:tc>
      </w:tr>
      <w:tr w14:paraId="506E19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231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工作流可运行且包含关键节点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3C1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BAC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第3.2节，图3.2—3.3</w:t>
            </w:r>
          </w:p>
        </w:tc>
      </w:tr>
      <w:tr w14:paraId="36432C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21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数据库能完成至少一次读写或查询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D43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584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第3.3节，图3.4—3.5</w:t>
            </w:r>
          </w:p>
        </w:tc>
      </w:tr>
      <w:tr w14:paraId="0F944F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F4E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知识库能被检索并支撑回答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771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B55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第3.4节，图3.6—3.7</w:t>
            </w:r>
          </w:p>
        </w:tc>
      </w:tr>
      <w:tr w14:paraId="10404B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0CD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至少调用一种插件或外部工具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27D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CF4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第3.5节，图3.8—3.9</w:t>
            </w:r>
          </w:p>
        </w:tc>
      </w:tr>
      <w:tr w14:paraId="053D30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1C0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完整演示用例能端到端运行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70E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431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第4章</w:t>
            </w:r>
          </w:p>
        </w:tc>
      </w:tr>
      <w:tr w14:paraId="2B1669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E09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报告材料完整、截图清晰、链接可访问</w:t>
            </w:r>
          </w:p>
        </w:tc>
        <w:tc>
          <w:tcPr>
            <w:tcW w:w="27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F22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已完成/部分完成/未完成</w:t>
            </w:r>
          </w:p>
        </w:tc>
        <w:tc>
          <w:tcPr>
            <w:tcW w:w="24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1CC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附录A</w:t>
            </w:r>
          </w:p>
        </w:tc>
      </w:tr>
    </w:tbl>
    <w:p w14:paraId="0FCA3588">
      <w:pPr>
        <w:rPr>
          <w:color w:val="auto"/>
        </w:rPr>
      </w:pPr>
    </w:p>
    <w:p w14:paraId="5E6FDC7C">
      <w:pPr>
        <w:pStyle w:val="4"/>
        <w:jc w:val="left"/>
        <w:rPr>
          <w:color w:val="auto"/>
        </w:rPr>
      </w:pPr>
      <w:bookmarkStart w:id="23" w:name="_Toc28800"/>
      <w:r>
        <w:rPr>
          <w:rFonts w:ascii="Times New Roman" w:hAnsi="Times New Roman" w:eastAsia="黑体"/>
          <w:color w:val="auto"/>
        </w:rPr>
        <w:t>5.2 创新点与应用价值</w:t>
      </w:r>
      <w:bookmarkEnd w:id="23"/>
    </w:p>
    <w:p w14:paraId="3AB0BFAE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从场景创新、交互创新、工作流设计、知识库组织、数据管理、插件融合、用户体验等角度总结项目亮点。建议写2—3个创新点，每个创新点配套说明实现方式和效果证据。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3544"/>
        <w:gridCol w:w="3544"/>
      </w:tblGrid>
      <w:tr w14:paraId="0B047C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1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FBD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创新点</w:t>
            </w:r>
          </w:p>
        </w:tc>
        <w:tc>
          <w:tcPr>
            <w:tcW w:w="354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71E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实现方式</w:t>
            </w:r>
          </w:p>
        </w:tc>
        <w:tc>
          <w:tcPr>
            <w:tcW w:w="354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8E6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应用价值/效果证据</w:t>
            </w:r>
          </w:p>
        </w:tc>
      </w:tr>
      <w:tr w14:paraId="28A2B4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1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EC6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创新点1：________</w:t>
            </w: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739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8DC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4602CE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1F9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创新点2：________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D5A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B41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  <w:tr w14:paraId="48F044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1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F7A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创新点3：________</w:t>
            </w:r>
          </w:p>
        </w:tc>
        <w:tc>
          <w:tcPr>
            <w:tcW w:w="35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4B9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  <w:tc>
          <w:tcPr>
            <w:tcW w:w="35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800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____________________________</w:t>
            </w:r>
          </w:p>
        </w:tc>
      </w:tr>
    </w:tbl>
    <w:p w14:paraId="33EA9431">
      <w:pPr>
        <w:rPr>
          <w:color w:val="auto"/>
        </w:rPr>
      </w:pPr>
    </w:p>
    <w:p w14:paraId="18677629">
      <w:pPr>
        <w:pStyle w:val="4"/>
        <w:jc w:val="left"/>
        <w:rPr>
          <w:color w:val="auto"/>
        </w:rPr>
      </w:pPr>
      <w:bookmarkStart w:id="24" w:name="_Toc28126"/>
      <w:r>
        <w:rPr>
          <w:rFonts w:ascii="Times New Roman" w:hAnsi="Times New Roman" w:eastAsia="黑体"/>
          <w:color w:val="auto"/>
        </w:rPr>
        <w:t>5.3 不足与后续改进</w:t>
      </w:r>
      <w:bookmarkEnd w:id="24"/>
    </w:p>
    <w:p w14:paraId="75443FC2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客观分析不足，不要只写“还需要继续努力”。建议从数据质量、工作流鲁棒性、知识库覆盖度、插件稳定性、界面体验、安全合规等方面提出改进计划。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2697"/>
        <w:gridCol w:w="2697"/>
        <w:gridCol w:w="1389"/>
      </w:tblGrid>
      <w:tr w14:paraId="69574F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62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D3E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存在问题</w:t>
            </w:r>
          </w:p>
        </w:tc>
        <w:tc>
          <w:tcPr>
            <w:tcW w:w="26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32A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原因分析</w:t>
            </w:r>
          </w:p>
        </w:tc>
        <w:tc>
          <w:tcPr>
            <w:tcW w:w="26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808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改进方案</w:t>
            </w:r>
          </w:p>
        </w:tc>
        <w:tc>
          <w:tcPr>
            <w:tcW w:w="13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450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优先级</w:t>
            </w:r>
          </w:p>
        </w:tc>
      </w:tr>
      <w:tr w14:paraId="31CC5C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6E4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问题1：________</w:t>
            </w:r>
          </w:p>
        </w:tc>
        <w:tc>
          <w:tcPr>
            <w:tcW w:w="26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228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6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A62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38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D3D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高/中/低</w:t>
            </w:r>
          </w:p>
        </w:tc>
      </w:tr>
      <w:tr w14:paraId="5CB928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C9E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问题2：________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A79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AA7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8AA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高/中/低</w:t>
            </w:r>
          </w:p>
        </w:tc>
      </w:tr>
      <w:tr w14:paraId="4DE37A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1DB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问题3：________</w:t>
            </w:r>
          </w:p>
        </w:tc>
        <w:tc>
          <w:tcPr>
            <w:tcW w:w="26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2B4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26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F31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________________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D06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高/中/低</w:t>
            </w:r>
          </w:p>
        </w:tc>
      </w:tr>
    </w:tbl>
    <w:p w14:paraId="6FA0EA49">
      <w:pPr>
        <w:rPr>
          <w:color w:val="auto"/>
        </w:rPr>
      </w:pPr>
    </w:p>
    <w:p w14:paraId="623F55E9">
      <w:pPr>
        <w:rPr>
          <w:rFonts w:ascii="Times New Roman" w:hAnsi="Times New Roman" w:eastAsia="黑体"/>
          <w:color w:val="auto"/>
        </w:rPr>
      </w:pPr>
      <w:bookmarkStart w:id="25" w:name="_Toc9200"/>
      <w:r>
        <w:rPr>
          <w:rFonts w:ascii="Times New Roman" w:hAnsi="Times New Roman" w:eastAsia="黑体"/>
          <w:color w:val="auto"/>
        </w:rPr>
        <w:br w:type="page"/>
      </w:r>
    </w:p>
    <w:p w14:paraId="02797F41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第6章 总结与反思</w:t>
      </w:r>
      <w:bookmarkEnd w:id="25"/>
    </w:p>
    <w:p w14:paraId="09B90E92">
      <w:pPr>
        <w:pStyle w:val="4"/>
        <w:jc w:val="left"/>
        <w:rPr>
          <w:color w:val="auto"/>
        </w:rPr>
      </w:pPr>
      <w:bookmarkStart w:id="26" w:name="_Toc12011"/>
      <w:r>
        <w:rPr>
          <w:rFonts w:ascii="Times New Roman" w:hAnsi="Times New Roman" w:eastAsia="黑体"/>
          <w:color w:val="auto"/>
        </w:rPr>
        <w:t>6.1 核心收获</w:t>
      </w:r>
      <w:bookmarkEnd w:id="26"/>
    </w:p>
    <w:p w14:paraId="2EAEC3BC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围绕智能体应用开发全过程进行总结：你如何理解角色设定、工作流、数据库、知识库、插件调用之间的关系？本项目中最关键的技术突破是什么？</w:t>
      </w:r>
    </w:p>
    <w:p w14:paraId="64AF6634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【请在此填写核心收获】</w:t>
      </w:r>
    </w:p>
    <w:p w14:paraId="1E592322">
      <w:pPr>
        <w:pStyle w:val="4"/>
        <w:jc w:val="left"/>
        <w:rPr>
          <w:color w:val="auto"/>
        </w:rPr>
      </w:pPr>
      <w:bookmarkStart w:id="27" w:name="_Toc8022"/>
      <w:r>
        <w:rPr>
          <w:rFonts w:ascii="Times New Roman" w:hAnsi="Times New Roman" w:eastAsia="黑体"/>
          <w:color w:val="auto"/>
        </w:rPr>
        <w:t>6.2 最大挑战</w:t>
      </w:r>
      <w:bookmarkEnd w:id="27"/>
    </w:p>
    <w:p w14:paraId="2E115502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说明开发过程中最难解决的问题，例如提示词不稳定、工作流变量传递错误、知识库检索不准、数据库字段设计不合理、插件参数配置失败等，并说明最终如何解决。</w:t>
      </w:r>
    </w:p>
    <w:p w14:paraId="29C03456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【请在此填写挑战与解决过程】</w:t>
      </w:r>
    </w:p>
    <w:p w14:paraId="5DF335EF">
      <w:pPr>
        <w:pStyle w:val="4"/>
        <w:jc w:val="left"/>
        <w:rPr>
          <w:color w:val="auto"/>
        </w:rPr>
      </w:pPr>
      <w:bookmarkStart w:id="28" w:name="_Toc3889"/>
      <w:r>
        <w:rPr>
          <w:rFonts w:ascii="Times New Roman" w:hAnsi="Times New Roman" w:eastAsia="黑体"/>
          <w:color w:val="auto"/>
        </w:rPr>
        <w:t>6.3 未来展望</w:t>
      </w:r>
      <w:bookmarkEnd w:id="28"/>
    </w:p>
    <w:p w14:paraId="08FC6ED5">
      <w:pPr>
        <w:spacing w:after="120" w:line="288" w:lineRule="auto"/>
        <w:ind w:firstLine="42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展望智能体应用在学习、办公、科研、企业服务、社会治理或专业领域中的应用前景，也可以说明如果继续开发，你会如何迭代产品。</w:t>
      </w:r>
    </w:p>
    <w:p w14:paraId="7BC2CF81">
      <w:pPr>
        <w:spacing w:after="120" w:line="288" w:lineRule="auto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1"/>
        </w:rPr>
        <w:t>【请在此填写未来展望】</w:t>
      </w:r>
    </w:p>
    <w:p w14:paraId="6055C9A7">
      <w:pPr>
        <w:rPr>
          <w:rFonts w:ascii="Times New Roman" w:hAnsi="Times New Roman" w:eastAsia="黑体"/>
          <w:color w:val="auto"/>
        </w:rPr>
      </w:pPr>
      <w:bookmarkStart w:id="29" w:name="_Toc23737"/>
      <w:r>
        <w:rPr>
          <w:rFonts w:ascii="Times New Roman" w:hAnsi="Times New Roman" w:eastAsia="黑体"/>
          <w:color w:val="auto"/>
        </w:rPr>
        <w:br w:type="page"/>
      </w:r>
    </w:p>
    <w:p w14:paraId="2E263551">
      <w:pPr>
        <w:pStyle w:val="3"/>
        <w:jc w:val="center"/>
        <w:rPr>
          <w:color w:val="auto"/>
        </w:rPr>
      </w:pPr>
      <w:r>
        <w:rPr>
          <w:rFonts w:ascii="Times New Roman" w:hAnsi="Times New Roman" w:eastAsia="黑体"/>
          <w:color w:val="auto"/>
        </w:rPr>
        <w:t>附录A 项目提交材料清单</w:t>
      </w:r>
      <w:bookmarkEnd w:id="29"/>
    </w:p>
    <w:p w14:paraId="38291DE6">
      <w:pPr>
        <w:spacing w:after="120" w:line="288" w:lineRule="auto"/>
        <w:ind w:firstLine="420"/>
        <w:rPr>
          <w:rFonts w:hint="eastAsia"/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学生提交时应保证以下材料完整、可打开、可运行、可复核。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998"/>
        <w:gridCol w:w="5303"/>
        <w:gridCol w:w="1321"/>
      </w:tblGrid>
      <w:tr w14:paraId="383A22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8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8B5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序号</w:t>
            </w:r>
          </w:p>
        </w:tc>
        <w:tc>
          <w:tcPr>
            <w:tcW w:w="19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267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材料名称</w:t>
            </w:r>
          </w:p>
        </w:tc>
        <w:tc>
          <w:tcPr>
            <w:tcW w:w="530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4EC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提交要求</w:t>
            </w:r>
          </w:p>
        </w:tc>
        <w:tc>
          <w:tcPr>
            <w:tcW w:w="132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5E4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  <w:szCs w:val="28"/>
              </w:rPr>
              <w:t>是否完成</w:t>
            </w:r>
          </w:p>
        </w:tc>
      </w:tr>
      <w:tr w14:paraId="09AE1D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54D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1</w:t>
            </w:r>
          </w:p>
        </w:tc>
        <w:tc>
          <w:tcPr>
            <w:tcW w:w="19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067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Word课程报告</w:t>
            </w:r>
          </w:p>
        </w:tc>
        <w:tc>
          <w:tcPr>
            <w:tcW w:w="53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DA5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命名：智能体应用开发实践报告-学号-姓名.docx</w:t>
            </w:r>
          </w:p>
        </w:tc>
        <w:tc>
          <w:tcPr>
            <w:tcW w:w="13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6CB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hint="eastAsia"/>
                <w:b w:val="0"/>
                <w:color w:val="auto"/>
                <w:sz w:val="21"/>
                <w:szCs w:val="28"/>
                <w:lang w:eastAsia="zh-CN"/>
              </w:rPr>
              <w:t>□</w:t>
            </w:r>
            <w:ins w:id="2" w:author="Joy" w:date="2026-05-13T21:15:01Z">
              <w:r>
                <w:rPr>
                  <w:rFonts w:hint="eastAsia"/>
                  <w:b w:val="0"/>
                  <w:color w:val="auto"/>
                  <w:sz w:val="21"/>
                  <w:szCs w:val="28"/>
                  <w:lang w:eastAsia="zh-CN"/>
                </w:rPr>
                <w:t>□</w:t>
              </w:r>
            </w:ins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 xml:space="preserve"> 是  □ 否</w:t>
            </w:r>
          </w:p>
        </w:tc>
      </w:tr>
      <w:tr w14:paraId="38DF63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05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2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4F5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智能体应用入口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8BB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链接/二维码可访问，必要时提供账号或说明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D83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42FE399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67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3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030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演示视频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E73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3—5分钟，展示完整业务闭环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D0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6A6B80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310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4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A96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角色设定截图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03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能看清系统提示词或关键配置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B3D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672CC2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FC7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5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095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工作流截图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C8C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包含整体流程和关键节点配置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2AC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6A00C3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CB8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6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81A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数据库截图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4C5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包含表结构和读写/查询结果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144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449F39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D91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7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370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知识库截图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B5C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包含文件列表、检索测试或回答引用结果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9AB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3D5177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CD7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8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24C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插件调用截图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6A3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包含插件配置、参数和调用成功结果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053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  <w:tr w14:paraId="17D420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287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9</w:t>
            </w:r>
          </w:p>
        </w:tc>
        <w:tc>
          <w:tcPr>
            <w:tcW w:w="19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E2E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测试记录</w:t>
            </w:r>
          </w:p>
        </w:tc>
        <w:tc>
          <w:tcPr>
            <w:tcW w:w="53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C54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至少3个典型用例，建议覆盖5类能力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A49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  <w:szCs w:val="28"/>
              </w:rPr>
              <w:t>□ 是  □ 否</w:t>
            </w:r>
          </w:p>
        </w:tc>
      </w:tr>
    </w:tbl>
    <w:p w14:paraId="20CC72FE">
      <w:pPr>
        <w:rPr>
          <w:color w:val="auto"/>
        </w:rPr>
      </w:pPr>
    </w:p>
    <w:p w14:paraId="18171553">
      <w:pPr>
        <w:rPr>
          <w:color w:val="auto"/>
        </w:rPr>
      </w:pPr>
      <w:r>
        <w:rPr>
          <w:color w:val="auto"/>
        </w:rPr>
        <w:br w:type="page"/>
      </w:r>
    </w:p>
    <w:p w14:paraId="23FC20FB">
      <w:pPr>
        <w:pStyle w:val="3"/>
        <w:jc w:val="center"/>
        <w:rPr>
          <w:color w:val="auto"/>
        </w:rPr>
      </w:pPr>
      <w:bookmarkStart w:id="30" w:name="_Toc15241"/>
      <w:r>
        <w:rPr>
          <w:rFonts w:ascii="Times New Roman" w:hAnsi="Times New Roman" w:eastAsia="黑体"/>
          <w:color w:val="auto"/>
        </w:rPr>
        <w:t>附录B 课程报告评分标准</w:t>
      </w:r>
      <w:bookmarkEnd w:id="30"/>
    </w:p>
    <w:p w14:paraId="2A7B3523">
      <w:pPr>
        <w:spacing w:after="120" w:line="288" w:lineRule="auto"/>
        <w:ind w:firstLine="420"/>
        <w:rPr>
          <w:rFonts w:hint="eastAsia"/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总分100分。教师可根据课程实际情况微调权重。</w:t>
      </w:r>
    </w:p>
    <w:tbl>
      <w:tblPr>
        <w:tblStyle w:val="36"/>
        <w:tblW w:w="94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63"/>
        <w:gridCol w:w="6178"/>
        <w:gridCol w:w="979"/>
      </w:tblGrid>
      <w:tr w14:paraId="73807A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97A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一级指标</w:t>
            </w:r>
          </w:p>
        </w:tc>
        <w:tc>
          <w:tcPr>
            <w:tcW w:w="46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E5A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分值</w:t>
            </w:r>
          </w:p>
        </w:tc>
        <w:tc>
          <w:tcPr>
            <w:tcW w:w="617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D0B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评价要点</w:t>
            </w:r>
          </w:p>
        </w:tc>
        <w:tc>
          <w:tcPr>
            <w:tcW w:w="97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9B0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CN"/>
              </w:rPr>
              <w:t>得分</w:t>
            </w:r>
          </w:p>
        </w:tc>
      </w:tr>
      <w:tr w14:paraId="4162EE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ADD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选题与需求分析</w:t>
            </w:r>
          </w:p>
        </w:tc>
        <w:tc>
          <w:tcPr>
            <w:tcW w:w="4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777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08F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场景真实、问题明确、用户和功能目标清晰。</w:t>
            </w:r>
          </w:p>
        </w:tc>
        <w:tc>
          <w:tcPr>
            <w:tcW w:w="9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BCC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9B400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A14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角色设定与提示词设计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C8B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15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B07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身份、任务、规则、输出格式、边界约束完整，体现迭代。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11B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E3927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0DC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工作流设计与实现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D6E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20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48A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流程节点完整，变量传递清晰，能自动完成多步骤任务。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445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38287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2A2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数据库设计与使用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09A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115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表结构合理，能完成数据新增、查询、更新或记录。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735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B328A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DC5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知识库建设与检索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29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E7E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资料来源明确，整理规范，检索结果能支撑回答。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3AE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A1D7A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129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插件调用与扩展能力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F60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518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至少调用一种插件或外部工具，并能融入工作流。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00D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4B5DE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B4D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运行演示与测试效果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C9D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15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956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应用可运行、可演示，测试用例覆盖核心能力，截图/录屏清晰。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A20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6C611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518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报告规范与反思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8B5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10</w:t>
            </w:r>
          </w:p>
        </w:tc>
        <w:tc>
          <w:tcPr>
            <w:tcW w:w="6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F6B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结构完整、图表清晰、文字规范，有真实反思和改进方案。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123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0C7C9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7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4AE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  <w:lang w:val="en-US" w:eastAsia="zh-CN"/>
              </w:rPr>
              <w:t>总分</w:t>
            </w:r>
          </w:p>
        </w:tc>
        <w:tc>
          <w:tcPr>
            <w:tcW w:w="9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DA7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instrText xml:space="preserve"> =SUM(D2:D8) \* MERGEFORMAT </w:instrTex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fldChar w:fldCharType="end"/>
            </w:r>
          </w:p>
        </w:tc>
      </w:tr>
    </w:tbl>
    <w:p w14:paraId="4FBFF72D">
      <w:pPr>
        <w:rPr>
          <w:color w:val="auto"/>
        </w:rPr>
      </w:pPr>
    </w:p>
    <w:p w14:paraId="7D68463F">
      <w:pPr>
        <w:rPr>
          <w:color w:val="auto"/>
        </w:rPr>
      </w:pPr>
    </w:p>
    <w:sectPr>
      <w:headerReference r:id="rId18" w:type="first"/>
      <w:footerReference r:id="rId20" w:type="first"/>
      <w:headerReference r:id="rId17" w:type="default"/>
      <w:footerReference r:id="rId19" w:type="default"/>
      <w:pgSz w:w="12240" w:h="15840"/>
      <w:pgMar w:top="1247" w:right="1417" w:bottom="1134" w:left="1417" w:header="720" w:footer="720" w:gutter="0"/>
      <w:pgNumType w:fmt="decimal"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oy" w:date="2026-05-13T21:06:43Z" w:initials="">
    <w:p w14:paraId="2C458DAF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完成作品后更新目录</w:t>
      </w:r>
    </w:p>
  </w:comment>
  <w:comment w:id="1" w:author="Joy" w:date="2026-05-13T21:18:22Z" w:initials="">
    <w:p w14:paraId="3848FE0C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</w:rPr>
        <w:t>正文不少于20页，宋体小四，1.5倍行间距</w:t>
      </w:r>
      <w:r>
        <w:rPr>
          <w:rFonts w:hint="eastAsia"/>
          <w:lang w:val="en-US" w:eastAsia="zh-CN"/>
        </w:rPr>
        <w:t>,标题样式已经在正文设置了，不用再修改。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C458DAF" w15:done="0"/>
  <w15:commentEx w15:paraId="3848FE0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18030">
    <w:altName w:val="微软雅黑"/>
    <w:panose1 w:val="00000000000000000000"/>
    <w:charset w:val="86"/>
    <w:family w:val="modern"/>
    <w:pitch w:val="default"/>
    <w:sig w:usb0="00000000" w:usb1="00000000" w:usb2="0000001E" w:usb3="00000000" w:csb0="003C004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F01C8">
    <w:pPr>
      <w:pStyle w:val="25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810BE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3248E">
    <w:pPr>
      <w:pStyle w:val="2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087C2">
    <w:pPr>
      <w:pStyle w:val="2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F44A3">
    <w:pPr>
      <w:pStyle w:val="2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AB4A3">
    <w:pPr>
      <w:pStyle w:val="25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00B71">
    <w:pPr>
      <w:pStyle w:val="25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FB4DF">
    <w:pPr>
      <w:pStyle w:val="25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1FDD3A">
                          <w:pPr>
                            <w:pStyle w:val="25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PAGE</w:instrTex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1FDD3A">
                    <w:pPr>
                      <w:pStyle w:val="25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PAGE</w:instrText>
                    </w:r>
                    <w:r>
                      <w:fldChar w:fldCharType="end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83E17">
    <w:pPr>
      <w:pStyle w:val="25"/>
      <w:rPr>
        <w:rFonts w:hint="default"/>
        <w:lang w:val="en-US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2E36A">
                          <w:pPr>
                            <w:pStyle w:val="25"/>
                            <w:rPr>
                              <w:rFonts w:hint="eastAsia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2E36A">
                    <w:pPr>
                      <w:pStyle w:val="25"/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2B0CB">
    <w:pPr>
      <w:pStyle w:val="26"/>
      <w:pBdr>
        <w:bottom w:val="single" w:color="auto" w:sz="4" w:space="0"/>
      </w:pBdr>
      <w:jc w:val="center"/>
      <w:rPr>
        <w:rFonts w:hint="default" w:eastAsia="宋体"/>
        <w:sz w:val="21"/>
        <w:szCs w:val="21"/>
        <w:lang w:val="en-US" w:eastAsia="zh-CN"/>
      </w:rPr>
    </w:pPr>
    <w:ins w:id="0" w:author="Joy" w:date="2026-05-13T21:12:42Z">
      <w:r>
        <w:rPr>
          <w:rFonts w:hint="eastAsia"/>
          <w:color w:val="646464"/>
          <w:sz w:val="21"/>
          <w:szCs w:val="21"/>
          <w:lang w:val="en-US" w:eastAsia="zh-CN"/>
        </w:rPr>
        <w:t>作品</w:t>
      </w:r>
    </w:ins>
    <w:ins w:id="1" w:author="Joy" w:date="2026-05-13T21:12:44Z">
      <w:r>
        <w:rPr>
          <w:rFonts w:hint="eastAsia"/>
          <w:color w:val="646464"/>
          <w:sz w:val="21"/>
          <w:szCs w:val="21"/>
          <w:lang w:val="en-US" w:eastAsia="zh-CN"/>
        </w:rPr>
        <w:t>名称</w:t>
      </w:r>
    </w:ins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024B6">
    <w:pPr>
      <w:pStyle w:val="26"/>
      <w:pBdr>
        <w:bottom w:val="none" w:color="auto" w:sz="0" w:space="0"/>
      </w:pBdr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2FE09">
    <w:pPr>
      <w:pStyle w:val="26"/>
      <w:pBdr>
        <w:bottom w:val="none" w:color="auto" w:sz="0" w:space="0"/>
      </w:pBdr>
      <w:jc w:val="center"/>
      <w:rPr>
        <w:rFonts w:hint="default" w:eastAsia="宋体"/>
        <w:sz w:val="21"/>
        <w:szCs w:val="21"/>
        <w:lang w:val="en-US"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5930E">
    <w:pPr>
      <w:pStyle w:val="26"/>
      <w:pBdr>
        <w:bottom w:val="single" w:color="auto" w:sz="4" w:space="0"/>
      </w:pBdr>
      <w:jc w:val="center"/>
      <w:rPr>
        <w:rFonts w:hint="default" w:eastAsia="宋体"/>
        <w:sz w:val="21"/>
        <w:szCs w:val="21"/>
        <w:u w:val="none"/>
        <w:lang w:val="en-US" w:eastAsia="zh-CN"/>
      </w:rPr>
    </w:pPr>
    <w:r>
      <w:rPr>
        <w:rFonts w:hint="eastAsia"/>
        <w:sz w:val="21"/>
        <w:szCs w:val="21"/>
        <w:u w:val="none"/>
        <w:lang w:val="en-US" w:eastAsia="zh-CN"/>
      </w:rPr>
      <w:t>作品名称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B64F">
    <w:pPr>
      <w:pStyle w:val="26"/>
      <w:pBdr>
        <w:bottom w:val="single" w:color="auto" w:sz="4" w:space="0"/>
      </w:pBdr>
      <w:jc w:val="center"/>
      <w:rPr>
        <w:u w:val="none"/>
      </w:rPr>
    </w:pPr>
    <w:r>
      <w:rPr>
        <w:rFonts w:hint="eastAsia"/>
        <w:color w:val="646464"/>
        <w:sz w:val="21"/>
        <w:szCs w:val="21"/>
        <w:u w:val="none"/>
        <w:lang w:val="en-US" w:eastAsia="zh-CN"/>
      </w:rPr>
      <w:t>作品名称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oy">
    <w15:presenceInfo w15:providerId="WPS Office" w15:userId="31694621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B1A9F"/>
    <w:rsid w:val="09CD0A4B"/>
    <w:rsid w:val="117C420B"/>
    <w:rsid w:val="14361260"/>
    <w:rsid w:val="17B81216"/>
    <w:rsid w:val="2BCD145C"/>
    <w:rsid w:val="3D8D43BC"/>
    <w:rsid w:val="585A2638"/>
    <w:rsid w:val="694446A1"/>
    <w:rsid w:val="72967559"/>
    <w:rsid w:val="7B09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 w:line="288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20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8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verTitle"/>
    <w:qFormat/>
    <w:uiPriority w:val="0"/>
    <w:pPr>
      <w:spacing w:after="240" w:line="276" w:lineRule="auto"/>
      <w:jc w:val="center"/>
    </w:pPr>
    <w:rPr>
      <w:rFonts w:ascii="黑体" w:hAnsi="黑体" w:eastAsia="黑体" w:cstheme="minorBidi"/>
      <w:b/>
      <w:sz w:val="44"/>
      <w:szCs w:val="22"/>
      <w:lang w:val="en-US" w:eastAsia="en-US" w:bidi="ar-SA"/>
    </w:rPr>
  </w:style>
  <w:style w:type="paragraph" w:customStyle="1" w:styleId="168">
    <w:name w:val="SmallNote"/>
    <w:qFormat/>
    <w:uiPriority w:val="0"/>
    <w:pPr>
      <w:spacing w:after="200" w:line="264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.png"/><Relationship Id="rId21" Type="http://schemas.openxmlformats.org/officeDocument/2006/relationships/theme" Target="theme/theme1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5.xml"/><Relationship Id="rId17" Type="http://schemas.openxmlformats.org/officeDocument/2006/relationships/header" Target="header4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1121</Words>
  <Characters>1374</Characters>
  <Lines>0</Lines>
  <Paragraphs>0</Paragraphs>
  <TotalTime>8</TotalTime>
  <ScaleCrop>false</ScaleCrop>
  <LinksUpToDate>false</LinksUpToDate>
  <CharactersWithSpaces>1558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FLC_辉煌</cp:lastModifiedBy>
  <dcterms:modified xsi:type="dcterms:W3CDTF">2026-05-15T17:12:44Z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eyJoZGlkIjoiNGE5MDExMjFlMjEyNzUwM2QwOTRhMjRiNDJkZDdkMjQiLCJ1c2VySWQiOiI1NTAzODAyODkifQ==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6A9071277C1247F5863002BE2CABC533_13</vt:lpwstr>
  </property>
</Properties>
</file>